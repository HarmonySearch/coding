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00" w:lineRule="auto"/>
        <w:rPr/>
      </w:pPr>
      <w:bookmarkStart w:colFirst="0" w:colLast="0" w:name="_w3snbwsocoem" w:id="0"/>
      <w:bookmarkEnd w:id="0"/>
      <w:r w:rsidDel="00000000" w:rsidR="00000000" w:rsidRPr="00000000">
        <w:rPr>
          <w:rtl w:val="0"/>
        </w:rPr>
        <w:t xml:space="preserve">Хлебные крошки</w:t>
      </w:r>
    </w:p>
    <w:p w:rsidR="00000000" w:rsidDel="00000000" w:rsidP="00000000" w:rsidRDefault="00000000" w:rsidRPr="00000000" w14:paraId="00000002">
      <w:pPr>
        <w:spacing w:after="2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Реализовать хлебные крошки, где все значения кроме последнего - являются ссылками. Хлебные крошки по умолчанию - заголовок h1 страницы, но должна быть возможность редактировать хлебные крошки без изменения заголовка h1. На всех сайта разместить в одном месте.</w:t>
        <w:br w:type="textWrapping"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6663600" cy="50038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Rule="auto"/>
        <w:rPr>
          <w:highlight w:val="white"/>
        </w:rPr>
      </w:pPr>
      <w:hyperlink r:id="rId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http://ipic.su/img/img7/fs/kiss_246kb.1562867155.jpg</w:t>
        </w:r>
      </w:hyperlink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after="200" w:lineRule="auto"/>
        <w:rPr/>
      </w:pPr>
      <w:bookmarkStart w:colFirst="0" w:colLast="0" w:name="_yflvw98b5t9o" w:id="1"/>
      <w:bookmarkEnd w:id="1"/>
      <w:commentRangeStart w:id="0"/>
      <w:r w:rsidDel="00000000" w:rsidR="00000000" w:rsidRPr="00000000">
        <w:rPr>
          <w:rtl w:val="0"/>
        </w:rPr>
        <w:t xml:space="preserve">С точки зрения программирования Хлебные крошки необходимо разместить в заголовок (header.php). Чтобы не вставлять в каждую страницу. В этом случае строка будет в этом месте: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after="200" w:lineRule="auto"/>
        <w:rPr/>
      </w:pPr>
      <w:bookmarkStart w:colFirst="0" w:colLast="0" w:name="_gseruij7ro1z" w:id="2"/>
      <w:bookmarkEnd w:id="2"/>
      <w:commentRangeStart w:id="1"/>
      <w:commentRangeStart w:id="2"/>
      <w:r w:rsidDel="00000000" w:rsidR="00000000" w:rsidRPr="00000000">
        <w:rPr/>
        <w:drawing>
          <wp:inline distB="114300" distT="114300" distL="114300" distR="114300">
            <wp:extent cx="6581775" cy="4048125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commentRangeStart w:id="3"/>
      <w:r w:rsidDel="00000000" w:rsidR="00000000" w:rsidRPr="00000000">
        <w:rPr>
          <w:rtl w:val="0"/>
        </w:rPr>
        <w:t xml:space="preserve">Оформить отдельной плашкой. Возможно сдвинуть вправо до границы. Тут дезигнеру нужно поработать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7">
      <w:pPr>
        <w:pStyle w:val="Heading2"/>
        <w:spacing w:after="200" w:lineRule="auto"/>
        <w:rPr/>
      </w:pPr>
      <w:bookmarkStart w:colFirst="0" w:colLast="0" w:name="_cyxt2qmu2wq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after="200" w:lineRule="auto"/>
        <w:rPr/>
      </w:pPr>
      <w:bookmarkStart w:colFirst="0" w:colLast="0" w:name="_7ws18n92nn8" w:id="4"/>
      <w:bookmarkEnd w:id="4"/>
      <w:r w:rsidDel="00000000" w:rsidR="00000000" w:rsidRPr="00000000">
        <w:rPr>
          <w:rtl w:val="0"/>
        </w:rPr>
        <w:t xml:space="preserve">Формирование HTML карты сайта</w:t>
      </w:r>
    </w:p>
    <w:p w:rsidR="00000000" w:rsidDel="00000000" w:rsidP="00000000" w:rsidRDefault="00000000" w:rsidRPr="00000000" w14:paraId="00000009">
      <w:pPr>
        <w:spacing w:after="2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Корректно сформирована HTML-карта сайта приводит к улучшению поисковой индексации, а также помогает пользователю детальнее понять структуру сайта и найти необходимую страницу.</w:t>
      </w:r>
    </w:p>
    <w:p w:rsidR="00000000" w:rsidDel="00000000" w:rsidP="00000000" w:rsidRDefault="00000000" w:rsidRPr="00000000" w14:paraId="0000000A">
      <w:pPr>
        <w:spacing w:after="200" w:lineRule="auto"/>
        <w:jc w:val="center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0B">
      <w:pPr>
        <w:spacing w:line="316.8" w:lineRule="auto"/>
        <w:rPr/>
      </w:pPr>
      <w:r w:rsidDel="00000000" w:rsidR="00000000" w:rsidRPr="00000000">
        <w:rPr>
          <w:rtl w:val="0"/>
        </w:rPr>
        <w:t xml:space="preserve">Создать HTML карту сайта соответствующую следующим требованиям:</w:t>
      </w:r>
    </w:p>
    <w:p w:rsidR="00000000" w:rsidDel="00000000" w:rsidP="00000000" w:rsidRDefault="00000000" w:rsidRPr="00000000" w14:paraId="0000000C">
      <w:pPr>
        <w:spacing w:line="316.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line="316.8" w:lineRule="auto"/>
        <w:ind w:left="720" w:hanging="360"/>
        <w:rPr/>
      </w:pPr>
      <w:r w:rsidDel="00000000" w:rsidR="00000000" w:rsidRPr="00000000">
        <w:rPr>
          <w:rtl w:val="0"/>
        </w:rPr>
        <w:t xml:space="preserve">ссылки на страницы в карте сайта расположены в логичной форме, в соответствии с иерархией страниц в виде маркированного списка;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316.8" w:lineRule="auto"/>
        <w:ind w:left="720" w:hanging="360"/>
        <w:rPr/>
      </w:pPr>
      <w:r w:rsidDel="00000000" w:rsidR="00000000" w:rsidRPr="00000000">
        <w:rPr>
          <w:rtl w:val="0"/>
        </w:rPr>
        <w:t xml:space="preserve">перечислены ссылки на все страницы сайта, которые открыты для индексации.</w:t>
      </w:r>
    </w:p>
    <w:p w:rsidR="00000000" w:rsidDel="00000000" w:rsidP="00000000" w:rsidRDefault="00000000" w:rsidRPr="00000000" w14:paraId="0000000F">
      <w:pPr>
        <w:spacing w:line="316.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16.8" w:lineRule="auto"/>
        <w:rPr/>
      </w:pPr>
      <w:r w:rsidDel="00000000" w:rsidR="00000000" w:rsidRPr="00000000">
        <w:rPr>
          <w:rtl w:val="0"/>
        </w:rPr>
        <w:t xml:space="preserve">Ссылку на HTML карту разместить на всех страницах в футере сайта.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16.8" w:lineRule="auto"/>
        <w:rPr/>
      </w:pPr>
      <w:r w:rsidDel="00000000" w:rsidR="00000000" w:rsidRPr="00000000">
        <w:rPr/>
        <w:drawing>
          <wp:inline distB="114300" distT="114300" distL="114300" distR="114300">
            <wp:extent cx="6663600" cy="50800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16.8" w:lineRule="auto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http://ipic.su/img/img7/fs/kiss_229kb.1562867391.jpg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line="316.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16.8" w:lineRule="auto"/>
        <w:rPr>
          <w:del w:author="Валерий Климов" w:id="0" w:date="2019-07-18T10:35:38Z"/>
        </w:rPr>
      </w:pPr>
      <w:r w:rsidDel="00000000" w:rsidR="00000000" w:rsidRPr="00000000">
        <w:rPr>
          <w:rtl w:val="0"/>
        </w:rPr>
        <w:t xml:space="preserve">Пример реализации карты сайта: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https://kortstroy.com/sitemap</w:t>
        </w:r>
      </w:hyperlink>
      <w:del w:author="Валерий Климов" w:id="0" w:date="2019-07-18T10:35:38Z"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15">
      <w:pPr>
        <w:spacing w:line="316.8" w:lineRule="auto"/>
        <w:rPr>
          <w:ins w:author="Валерий Климов" w:id="0" w:date="2019-07-18T10:35:38Z"/>
        </w:rPr>
      </w:pPr>
      <w:ins w:author="Валерий Климов" w:id="0" w:date="2019-07-18T10:35:38Z">
        <w:r w:rsidDel="00000000" w:rsidR="00000000" w:rsidRPr="00000000">
          <w:rPr>
            <w:rtl w:val="0"/>
          </w:rPr>
          <w:t xml:space="preserve">===========================================</w:t>
        </w:r>
      </w:ins>
    </w:p>
    <w:p w:rsidR="00000000" w:rsidDel="00000000" w:rsidP="00000000" w:rsidRDefault="00000000" w:rsidRPr="00000000" w14:paraId="00000016">
      <w:pPr>
        <w:pStyle w:val="Heading2"/>
        <w:spacing w:after="200" w:lineRule="auto"/>
        <w:rPr>
          <w:ins w:author="Валерий Климов" w:id="0" w:date="2019-07-18T10:35:38Z"/>
        </w:rPr>
      </w:pPr>
      <w:ins w:author="Валерий Климов" w:id="0" w:date="2019-07-18T10:35:38Z">
        <w:bookmarkStart w:colFirst="0" w:colLast="0" w:name="_b12b3ph5qxsh" w:id="5"/>
        <w:bookmarkEnd w:id="5"/>
        <w:commentRangeStart w:id="4"/>
        <w:r w:rsidDel="00000000" w:rsidR="00000000" w:rsidRPr="00000000">
          <w:rPr>
            <w:rtl w:val="0"/>
          </w:rPr>
          <w:t xml:space="preserve">Не очень уверен что это клиентам необходимо. У нас примитивная одно-двух уровневая структура сайта</w:t>
        </w:r>
        <w:commentRangeEnd w:id="4"/>
        <w:r w:rsidDel="00000000" w:rsidR="00000000" w:rsidRPr="00000000">
          <w:commentReference w:id="4"/>
        </w:r>
        <w:r w:rsidDel="00000000" w:rsidR="00000000" w:rsidRPr="00000000">
          <w:rPr>
            <w:rtl w:val="0"/>
          </w:rPr>
          <w:t xml:space="preserve"> . Фактически на карте сайта будет повтор левого меню в более примитивном виде. Это дело нужно обсудить.</w:t>
        </w:r>
      </w:ins>
    </w:p>
    <w:p w:rsidR="00000000" w:rsidDel="00000000" w:rsidP="00000000" w:rsidRDefault="00000000" w:rsidRPr="00000000" w14:paraId="00000017">
      <w:pPr>
        <w:rPr>
          <w:rPrChange w:author="Валерий Климов" w:id="1" w:date="2019-07-18T10:35:38Z">
            <w:rPr/>
          </w:rPrChange>
        </w:rPr>
        <w:pPrChange w:author="Валерий Климов" w:id="0" w:date="2019-07-18T10:35:38Z">
          <w:pPr>
            <w:pStyle w:val="Heading2"/>
            <w:spacing w:after="200" w:lineRule="auto"/>
          </w:pPr>
        </w:pPrChange>
      </w:pPr>
      <w:bookmarkStart w:colFirst="0" w:colLast="0" w:name="_kgnu25eyowos" w:id="6"/>
      <w:bookmarkEnd w:id="6"/>
      <w:ins w:author="Валерий Климов" w:id="0" w:date="2019-07-18T10:35:38Z">
        <w:r w:rsidDel="00000000" w:rsidR="00000000" w:rsidRPr="00000000">
          <w:rPr>
            <w:rtl w:val="0"/>
          </w:rPr>
          <w:t xml:space="preserve">============================================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spacing w:after="200" w:lineRule="auto"/>
        <w:rPr/>
      </w:pPr>
      <w:bookmarkStart w:colFirst="0" w:colLast="0" w:name="_hix04ywjh4hh" w:id="7"/>
      <w:bookmarkEnd w:id="7"/>
      <w:r w:rsidDel="00000000" w:rsidR="00000000" w:rsidRPr="00000000">
        <w:rPr>
          <w:rtl w:val="0"/>
        </w:rPr>
        <w:t xml:space="preserve">Формирование XML карты сайта</w:t>
      </w:r>
    </w:p>
    <w:p w:rsidR="00000000" w:rsidDel="00000000" w:rsidP="00000000" w:rsidRDefault="00000000" w:rsidRPr="00000000" w14:paraId="00000019">
      <w:pPr>
        <w:spacing w:after="200" w:lineRule="auto"/>
        <w:jc w:val="center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Cоздать файл sitemap.xml, отвечающий требованиям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sitemaps.org</w:t>
        </w:r>
      </w:hyperlink>
      <w:r w:rsidDel="00000000" w:rsidR="00000000" w:rsidRPr="00000000">
        <w:rPr>
          <w:rtl w:val="0"/>
        </w:rPr>
        <w:t xml:space="preserve">, а именно: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используются только обязательные теги &lt;urlset&gt;, &lt;url&gt; и &lt;loc&gt; и не используются необязательные – &lt;lastmod&gt;, &lt;changefreq&gt; и &lt;</w:t>
      </w:r>
      <w:r w:rsidDel="00000000" w:rsidR="00000000" w:rsidRPr="00000000">
        <w:rPr>
          <w:rtl w:val="0"/>
        </w:rPr>
        <w:t xml:space="preserve">priority</w:t>
      </w:r>
      <w:r w:rsidDel="00000000" w:rsidR="00000000" w:rsidRPr="00000000">
        <w:rPr>
          <w:rtl w:val="0"/>
        </w:rPr>
        <w:t xml:space="preserve">&gt;;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включает в себя только канонические, открытые для индексации и сканирования страницы, отдающие код ответа 200;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используется кодировка  UTF-8;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содержит не более 50 000 URL;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размером не более 10 MB.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Карта сайта(xml) должна иметь расширение /sitemap.xml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Ссылку на XML карту сайта или на файл индекса разместить в Robots.</w:t>
      </w:r>
      <w:r w:rsidDel="00000000" w:rsidR="00000000" w:rsidRPr="00000000">
        <w:rPr>
          <w:rtl w:val="0"/>
        </w:rPr>
        <w:t xml:space="preserve">txt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after="200" w:lineRule="auto"/>
        <w:rPr>
          <w:ins w:author="Валерий Климов" w:id="2" w:date="2019-07-18T10:40:01Z"/>
        </w:rPr>
      </w:pPr>
      <w:ins w:author="Валерий Климов" w:id="2" w:date="2019-07-18T10:40:01Z">
        <w:bookmarkStart w:colFirst="0" w:colLast="0" w:name="_aoifn9s2x8k6" w:id="8"/>
        <w:bookmarkEnd w:id="8"/>
        <w:r w:rsidDel="00000000" w:rsidR="00000000" w:rsidRPr="00000000">
          <w:rPr>
            <w:rtl w:val="0"/>
          </w:rPr>
          <w:t xml:space="preserve">=========================================================</w:t>
        </w:r>
      </w:ins>
    </w:p>
    <w:p w:rsidR="00000000" w:rsidDel="00000000" w:rsidP="00000000" w:rsidRDefault="00000000" w:rsidRPr="00000000" w14:paraId="00000026">
      <w:pPr>
        <w:pStyle w:val="Heading2"/>
        <w:spacing w:after="200" w:lineRule="auto"/>
        <w:rPr>
          <w:ins w:author="Валерий Климов" w:id="2" w:date="2019-07-18T10:40:01Z"/>
        </w:rPr>
      </w:pPr>
      <w:ins w:author="Валерий Климов" w:id="2" w:date="2019-07-18T10:40:01Z">
        <w:bookmarkStart w:colFirst="0" w:colLast="0" w:name="_8gkepyym2a69" w:id="9"/>
        <w:bookmarkEnd w:id="9"/>
        <w:r w:rsidDel="00000000" w:rsidR="00000000" w:rsidRPr="00000000">
          <w:rPr>
            <w:rtl w:val="0"/>
          </w:rPr>
          <w:t xml:space="preserve">На сайтах РП эта функция включена. Адрес включен в robots.txt.</w:t>
        </w:r>
      </w:ins>
    </w:p>
    <w:p w:rsidR="00000000" w:rsidDel="00000000" w:rsidP="00000000" w:rsidRDefault="00000000" w:rsidRPr="00000000" w14:paraId="00000027">
      <w:pPr>
        <w:rPr>
          <w:rPrChange w:author="Валерий Климов" w:id="3" w:date="2019-07-18T10:40:01Z">
            <w:rPr/>
          </w:rPrChange>
        </w:rPr>
        <w:pPrChange w:author="Валерий Климов" w:id="0" w:date="2019-07-18T10:40:01Z">
          <w:pPr>
            <w:pStyle w:val="Heading2"/>
            <w:spacing w:after="200" w:lineRule="auto"/>
          </w:pPr>
        </w:pPrChange>
      </w:pPr>
      <w:bookmarkStart w:colFirst="0" w:colLast="0" w:name="_aoifn9s2x8k6" w:id="8"/>
      <w:bookmarkEnd w:id="8"/>
      <w:ins w:author="Валерий Климов" w:id="2" w:date="2019-07-18T10:40:01Z">
        <w:r w:rsidDel="00000000" w:rsidR="00000000" w:rsidRPr="00000000">
          <w:rPr>
            <w:rtl w:val="0"/>
          </w:rPr>
          <w:t xml:space="preserve">=======================================================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200" w:lineRule="auto"/>
        <w:rPr/>
      </w:pPr>
      <w:bookmarkStart w:colFirst="0" w:colLast="0" w:name="_5oaaiis9mm1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spacing w:after="200" w:lineRule="auto"/>
        <w:rPr/>
      </w:pPr>
      <w:bookmarkStart w:colFirst="0" w:colLast="0" w:name="_j1aqpc7ad028" w:id="11"/>
      <w:bookmarkEnd w:id="11"/>
      <w:r w:rsidDel="00000000" w:rsidR="00000000" w:rsidRPr="00000000">
        <w:rPr>
          <w:rtl w:val="0"/>
        </w:rPr>
        <w:t xml:space="preserve">Формирование XML карты изображений</w:t>
      </w:r>
    </w:p>
    <w:p w:rsidR="00000000" w:rsidDel="00000000" w:rsidP="00000000" w:rsidRDefault="00000000" w:rsidRPr="00000000" w14:paraId="0000002A">
      <w:pPr>
        <w:spacing w:after="200" w:lineRule="auto"/>
        <w:rPr>
          <w:i w:val="1"/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Rule="auto"/>
        <w:jc w:val="center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2C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Создать файл sitemap-images.xml, отвечающий требованиям </w:t>
      </w:r>
      <w:hyperlink r:id="rId14">
        <w:r w:rsidDel="00000000" w:rsidR="00000000" w:rsidRPr="00000000">
          <w:rPr>
            <w:rFonts w:ascii="Trebuchet MS" w:cs="Trebuchet MS" w:eastAsia="Trebuchet MS" w:hAnsi="Trebuchet MS"/>
            <w:color w:val="1155cc"/>
            <w:u w:val="single"/>
            <w:rtl w:val="0"/>
          </w:rPr>
          <w:t xml:space="preserve">Sitemaps для изображений</w:t>
        </w:r>
      </w:hyperlink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, а именно:</w:t>
      </w:r>
    </w:p>
    <w:p w:rsidR="00000000" w:rsidDel="00000000" w:rsidP="00000000" w:rsidRDefault="00000000" w:rsidRPr="00000000" w14:paraId="0000002D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указано пространство имен IMAGE таким образом: </w:t>
      </w:r>
    </w:p>
    <w:p w:rsidR="00000000" w:rsidDel="00000000" w:rsidP="00000000" w:rsidRDefault="00000000" w:rsidRPr="00000000" w14:paraId="0000002F">
      <w:pPr>
        <w:ind w:firstLine="720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xmlns:image="http://www.google.com/schemas/sitemap-image/1.1";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используются все обязательные теги &lt;urlset&gt;, &lt;url&gt; и &lt;loc&gt;, &lt;image:image&gt; и &lt;image:loc&gt;;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содержит только канонические, открытые для индексации и сканирования страницы, отдающие код ответа 200;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используется кодировка  UTF-8;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содержит не более 50 000 URL;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содержит не более 1000 изображений для каждого URL;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имеет размер не более 10 MB.</w:t>
      </w:r>
    </w:p>
    <w:p w:rsidR="00000000" w:rsidDel="00000000" w:rsidP="00000000" w:rsidRDefault="00000000" w:rsidRPr="00000000" w14:paraId="00000036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Ссылку на карту-сайта для изображений добавить в документ.</w:t>
      </w:r>
    </w:p>
    <w:p w:rsidR="00000000" w:rsidDel="00000000" w:rsidP="00000000" w:rsidRDefault="00000000" w:rsidRPr="00000000" w14:paraId="00000038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spacing w:after="200" w:lineRule="auto"/>
        <w:rPr>
          <w:ins w:author="Валерий Климов" w:id="4" w:date="2019-07-18T10:41:22Z"/>
        </w:rPr>
      </w:pPr>
      <w:ins w:author="Валерий Климов" w:id="4" w:date="2019-07-18T10:41:22Z">
        <w:bookmarkStart w:colFirst="0" w:colLast="0" w:name="_5unb5m1kj5yy" w:id="12"/>
        <w:bookmarkEnd w:id="12"/>
        <w:r w:rsidDel="00000000" w:rsidR="00000000" w:rsidRPr="00000000">
          <w:rPr>
            <w:rtl w:val="0"/>
          </w:rPr>
          <w:t xml:space="preserve">===========================================</w:t>
        </w:r>
      </w:ins>
    </w:p>
    <w:p w:rsidR="00000000" w:rsidDel="00000000" w:rsidP="00000000" w:rsidRDefault="00000000" w:rsidRPr="00000000" w14:paraId="0000003A">
      <w:pPr>
        <w:pStyle w:val="Heading2"/>
        <w:spacing w:after="200" w:lineRule="auto"/>
        <w:rPr>
          <w:ins w:author="Валерий Климов" w:id="4" w:date="2019-07-18T10:41:22Z"/>
        </w:rPr>
      </w:pPr>
      <w:ins w:author="Валерий Климов" w:id="4" w:date="2019-07-18T10:41:22Z">
        <w:bookmarkStart w:colFirst="0" w:colLast="0" w:name="_s39yvuczg8dq" w:id="13"/>
        <w:bookmarkEnd w:id="13"/>
        <w:r w:rsidDel="00000000" w:rsidR="00000000" w:rsidRPr="00000000">
          <w:rPr>
            <w:rtl w:val="0"/>
          </w:rPr>
          <w:t xml:space="preserve">На сайтах РП эта функция включена. Адрес включен в robots.txt.</w:t>
        </w:r>
      </w:ins>
    </w:p>
    <w:p w:rsidR="00000000" w:rsidDel="00000000" w:rsidP="00000000" w:rsidRDefault="00000000" w:rsidRPr="00000000" w14:paraId="0000003B">
      <w:pPr>
        <w:rPr/>
        <w:pPrChange w:author="Валерий Климов" w:id="0" w:date="2019-07-18T10:41:22Z">
          <w:pPr>
            <w:pStyle w:val="Heading2"/>
            <w:spacing w:after="200" w:lineRule="auto"/>
          </w:pPr>
        </w:pPrChange>
      </w:pPr>
      <w:bookmarkStart w:colFirst="0" w:colLast="0" w:name="_l8xm89zahfw" w:id="14"/>
      <w:bookmarkEnd w:id="14"/>
      <w:ins w:author="Валерий Климов" w:id="4" w:date="2019-07-18T10:41:22Z">
        <w:r w:rsidDel="00000000" w:rsidR="00000000" w:rsidRPr="00000000">
          <w:rPr>
            <w:rtl w:val="0"/>
          </w:rPr>
          <w:t xml:space="preserve">==========================================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spacing w:after="200" w:lineRule="auto"/>
        <w:rPr/>
      </w:pPr>
      <w:bookmarkStart w:colFirst="0" w:colLast="0" w:name="_j9xa1hgxnirc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spacing w:after="200" w:lineRule="auto"/>
        <w:rPr/>
      </w:pPr>
      <w:bookmarkStart w:colFirst="0" w:colLast="0" w:name="_5dyv1oq12d9s" w:id="16"/>
      <w:bookmarkEnd w:id="16"/>
      <w:r w:rsidDel="00000000" w:rsidR="00000000" w:rsidRPr="00000000">
        <w:rPr>
          <w:rtl w:val="0"/>
        </w:rPr>
        <w:t xml:space="preserve">Настройка 301 редиректов</w:t>
      </w:r>
    </w:p>
    <w:p w:rsidR="00000000" w:rsidDel="00000000" w:rsidP="00000000" w:rsidRDefault="00000000" w:rsidRPr="00000000" w14:paraId="0000003E">
      <w:pPr>
        <w:spacing w:after="200" w:lineRule="auto"/>
        <w:rPr/>
      </w:pPr>
      <w:r w:rsidDel="00000000" w:rsidR="00000000" w:rsidRPr="00000000">
        <w:rPr>
          <w:rtl w:val="0"/>
        </w:rPr>
        <w:t xml:space="preserve">Необходимо, чтобы каждой странице соответствовал только лишь один URL. Любое его видоизменение, добавление лишних слешей, динамических приставок и т.п. должно приводить к 301 редиректу или возникновению 404 страницы.</w:t>
      </w:r>
    </w:p>
    <w:p w:rsidR="00000000" w:rsidDel="00000000" w:rsidP="00000000" w:rsidRDefault="00000000" w:rsidRPr="00000000" w14:paraId="0000003F">
      <w:pPr>
        <w:spacing w:after="200" w:lineRule="auto"/>
        <w:rPr/>
      </w:pPr>
      <w:r w:rsidDel="00000000" w:rsidR="00000000" w:rsidRPr="00000000">
        <w:rPr>
          <w:rtl w:val="0"/>
        </w:rPr>
        <w:t xml:space="preserve">Проверять: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редирект на основное зеркало (c www или без);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редирект страниц без слеша на конце URL, на страницы со слешем (или наоборот);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index.php и подобные вариации;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редирект с заглавных букв на строчные (при этом на сайте все URL должны быть со строчных букв);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200" w:lineRule="auto"/>
        <w:ind w:left="720" w:hanging="360"/>
        <w:rPr/>
      </w:pPr>
      <w:r w:rsidDel="00000000" w:rsidR="00000000" w:rsidRPr="00000000">
        <w:rPr>
          <w:rtl w:val="0"/>
        </w:rPr>
        <w:t xml:space="preserve">перестановка составляющих URL местами должна приводить к 301 или отдаче 404 кода ответа.</w:t>
      </w:r>
    </w:p>
    <w:p w:rsidR="00000000" w:rsidDel="00000000" w:rsidP="00000000" w:rsidRDefault="00000000" w:rsidRPr="00000000" w14:paraId="00000045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9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98"/>
        <w:gridCol w:w="3498"/>
        <w:gridCol w:w="3498"/>
        <w:tblGridChange w:id="0">
          <w:tblGrid>
            <w:gridCol w:w="3498"/>
            <w:gridCol w:w="3498"/>
            <w:gridCol w:w="349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rtl w:val="0"/>
              </w:rPr>
              <w:t xml:space="preserve">Вид редиректа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rtl w:val="0"/>
              </w:rPr>
              <w:t xml:space="preserve">Откуда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rtl w:val="0"/>
              </w:rPr>
              <w:t xml:space="preserve">Куда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left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Обработка слеша в конце 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left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Не требуется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left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Не требуется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left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Редирект с дублей главной страницы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left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Не требуется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left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Не требуется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left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Лишние слеши в 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left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Не требуется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left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Не требуется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left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URL только в нижнем регистре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left"/>
              <w:rPr>
                <w:rFonts w:ascii="Trebuchet MS" w:cs="Trebuchet MS" w:eastAsia="Trebuchet MS" w:hAnsi="Trebuchet MS"/>
              </w:rPr>
            </w:pPr>
            <w:hyperlink r:id="rId15">
              <w:r w:rsidDel="00000000" w:rsidR="00000000" w:rsidRPr="00000000">
                <w:rPr>
                  <w:rFonts w:ascii="Trebuchet MS" w:cs="Trebuchet MS" w:eastAsia="Trebuchet MS" w:hAnsi="Trebuchet MS"/>
                  <w:color w:val="1155cc"/>
                  <w:u w:val="single"/>
                  <w:rtl w:val="0"/>
                </w:rPr>
                <w:t xml:space="preserve">https://chermet-st-peterburg.akron-holding.ru/priem-chernyh-MEtallov/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left"/>
              <w:rPr>
                <w:rFonts w:ascii="Trebuchet MS" w:cs="Trebuchet MS" w:eastAsia="Trebuchet MS" w:hAnsi="Trebuchet MS"/>
              </w:rPr>
            </w:pPr>
            <w:hyperlink r:id="rId16">
              <w:r w:rsidDel="00000000" w:rsidR="00000000" w:rsidRPr="00000000">
                <w:rPr>
                  <w:rFonts w:ascii="Trebuchet MS" w:cs="Trebuchet MS" w:eastAsia="Trebuchet MS" w:hAnsi="Trebuchet MS"/>
                  <w:color w:val="1155cc"/>
                  <w:u w:val="single"/>
                  <w:rtl w:val="0"/>
                </w:rPr>
                <w:t xml:space="preserve">https://chermet-st-peterburg.akron-holding.ru/priem-chernyh-metallov/</w:t>
              </w:r>
            </w:hyperlink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55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Rule="auto"/>
        <w:rPr>
          <w:i w:val="1"/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Rule="auto"/>
        <w:rPr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Rule="auto"/>
        <w:rPr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spacing w:after="200" w:lineRule="auto"/>
        <w:rPr/>
      </w:pPr>
      <w:bookmarkStart w:colFirst="0" w:colLast="0" w:name="_vbo4qiyqm93g" w:id="17"/>
      <w:bookmarkEnd w:id="17"/>
      <w:r w:rsidDel="00000000" w:rsidR="00000000" w:rsidRPr="00000000">
        <w:rPr>
          <w:rtl w:val="0"/>
        </w:rPr>
        <w:t xml:space="preserve">Файл Robots.txt</w:t>
      </w:r>
    </w:p>
    <w:p w:rsidR="00000000" w:rsidDel="00000000" w:rsidP="00000000" w:rsidRDefault="00000000" w:rsidRPr="00000000" w14:paraId="0000005C">
      <w:pPr>
        <w:spacing w:after="200" w:lineRule="auto"/>
        <w:rPr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Rule="auto"/>
        <w:jc w:val="center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5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Разместить данный файл, который является универсальным для данных сайтов, при этом изменить директиву “Sitemap”, подставив туда текущую xml-карту сайта для данного сайта.</w:t>
      </w:r>
    </w:p>
    <w:p w:rsidR="00000000" w:rsidDel="00000000" w:rsidP="00000000" w:rsidRDefault="00000000" w:rsidRPr="00000000" w14:paraId="0000005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User-agent: *</w:t>
      </w:r>
    </w:p>
    <w:p w:rsidR="00000000" w:rsidDel="00000000" w:rsidP="00000000" w:rsidRDefault="00000000" w:rsidRPr="00000000" w14:paraId="0000006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Disallow: /cgi-bin</w:t>
      </w:r>
    </w:p>
    <w:p w:rsidR="00000000" w:rsidDel="00000000" w:rsidP="00000000" w:rsidRDefault="00000000" w:rsidRPr="00000000" w14:paraId="0000006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Disallow: /?</w:t>
      </w:r>
    </w:p>
    <w:p w:rsidR="00000000" w:rsidDel="00000000" w:rsidP="00000000" w:rsidRDefault="00000000" w:rsidRPr="00000000" w14:paraId="0000006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Disallow: /wp-</w:t>
      </w:r>
    </w:p>
    <w:p w:rsidR="00000000" w:rsidDel="00000000" w:rsidP="00000000" w:rsidRDefault="00000000" w:rsidRPr="00000000" w14:paraId="0000006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Disallow: *?s=</w:t>
      </w:r>
    </w:p>
    <w:p w:rsidR="00000000" w:rsidDel="00000000" w:rsidP="00000000" w:rsidRDefault="00000000" w:rsidRPr="00000000" w14:paraId="0000006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Disallow: *&amp;s=</w:t>
      </w:r>
    </w:p>
    <w:p w:rsidR="00000000" w:rsidDel="00000000" w:rsidP="00000000" w:rsidRDefault="00000000" w:rsidRPr="00000000" w14:paraId="0000006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Disallow: /search</w:t>
      </w:r>
    </w:p>
    <w:p w:rsidR="00000000" w:rsidDel="00000000" w:rsidP="00000000" w:rsidRDefault="00000000" w:rsidRPr="00000000" w14:paraId="0000006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Disallow: /author/</w:t>
      </w:r>
    </w:p>
    <w:p w:rsidR="00000000" w:rsidDel="00000000" w:rsidP="00000000" w:rsidRDefault="00000000" w:rsidRPr="00000000" w14:paraId="0000006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Disallow: *?attachment_id=</w:t>
      </w:r>
    </w:p>
    <w:p w:rsidR="00000000" w:rsidDel="00000000" w:rsidP="00000000" w:rsidRDefault="00000000" w:rsidRPr="00000000" w14:paraId="0000006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Disallow: */feed</w:t>
      </w:r>
    </w:p>
    <w:p w:rsidR="00000000" w:rsidDel="00000000" w:rsidP="00000000" w:rsidRDefault="00000000" w:rsidRPr="00000000" w14:paraId="0000006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Disallow: */rss</w:t>
      </w:r>
    </w:p>
    <w:p w:rsidR="00000000" w:rsidDel="00000000" w:rsidP="00000000" w:rsidRDefault="00000000" w:rsidRPr="00000000" w14:paraId="0000006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Disallow: */embed</w:t>
      </w:r>
    </w:p>
    <w:p w:rsidR="00000000" w:rsidDel="00000000" w:rsidP="00000000" w:rsidRDefault="00000000" w:rsidRPr="00000000" w14:paraId="0000006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Disallow: */page/</w:t>
      </w:r>
    </w:p>
    <w:p w:rsidR="00000000" w:rsidDel="00000000" w:rsidP="00000000" w:rsidRDefault="00000000" w:rsidRPr="00000000" w14:paraId="0000006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Disallow: /*.pdf</w:t>
      </w:r>
    </w:p>
    <w:p w:rsidR="00000000" w:rsidDel="00000000" w:rsidP="00000000" w:rsidRDefault="00000000" w:rsidRPr="00000000" w14:paraId="0000006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Allow: */uploads</w:t>
      </w:r>
    </w:p>
    <w:p w:rsidR="00000000" w:rsidDel="00000000" w:rsidP="00000000" w:rsidRDefault="00000000" w:rsidRPr="00000000" w14:paraId="0000006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Allow: /*/*.js</w:t>
      </w:r>
    </w:p>
    <w:p w:rsidR="00000000" w:rsidDel="00000000" w:rsidP="00000000" w:rsidRDefault="00000000" w:rsidRPr="00000000" w14:paraId="0000007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Allow: /*/*.css</w:t>
      </w:r>
    </w:p>
    <w:p w:rsidR="00000000" w:rsidDel="00000000" w:rsidP="00000000" w:rsidRDefault="00000000" w:rsidRPr="00000000" w14:paraId="0000007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Allow: /wp-*.png</w:t>
      </w:r>
    </w:p>
    <w:p w:rsidR="00000000" w:rsidDel="00000000" w:rsidP="00000000" w:rsidRDefault="00000000" w:rsidRPr="00000000" w14:paraId="0000007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Allow: /wp-*.jpg</w:t>
      </w:r>
    </w:p>
    <w:p w:rsidR="00000000" w:rsidDel="00000000" w:rsidP="00000000" w:rsidRDefault="00000000" w:rsidRPr="00000000" w14:paraId="0000007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Allow: /wp-*.jpeg</w:t>
      </w:r>
    </w:p>
    <w:p w:rsidR="00000000" w:rsidDel="00000000" w:rsidP="00000000" w:rsidRDefault="00000000" w:rsidRPr="00000000" w14:paraId="0000007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Allow: /wp-*.gif</w:t>
      </w:r>
    </w:p>
    <w:p w:rsidR="00000000" w:rsidDel="00000000" w:rsidP="00000000" w:rsidRDefault="00000000" w:rsidRPr="00000000" w14:paraId="0000007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Allow: /wp-*.svg</w:t>
      </w:r>
    </w:p>
    <w:p w:rsidR="00000000" w:rsidDel="00000000" w:rsidP="00000000" w:rsidRDefault="00000000" w:rsidRPr="00000000" w14:paraId="0000007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Allow: /wp-*.pdf</w:t>
      </w:r>
    </w:p>
    <w:p w:rsidR="00000000" w:rsidDel="00000000" w:rsidP="00000000" w:rsidRDefault="00000000" w:rsidRPr="00000000" w14:paraId="0000007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Sitemap: https://chermet-st-peterburg.akron-holding.ru/sitemap.xml</w:t>
      </w:r>
    </w:p>
    <w:p w:rsidR="00000000" w:rsidDel="00000000" w:rsidP="00000000" w:rsidRDefault="00000000" w:rsidRPr="00000000" w14:paraId="0000007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spacing w:after="200" w:lineRule="auto"/>
        <w:rPr/>
      </w:pPr>
      <w:bookmarkStart w:colFirst="0" w:colLast="0" w:name="_1b2v5fajw1c6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Rule="auto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spacing w:after="200" w:lineRule="auto"/>
        <w:rPr/>
      </w:pPr>
      <w:bookmarkStart w:colFirst="0" w:colLast="0" w:name="_h5t2bcshke7c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spacing w:after="200" w:lineRule="auto"/>
        <w:rPr/>
      </w:pPr>
      <w:bookmarkStart w:colFirst="0" w:colLast="0" w:name="_xlq1hvf14kpd" w:id="20"/>
      <w:bookmarkEnd w:id="20"/>
      <w:r w:rsidDel="00000000" w:rsidR="00000000" w:rsidRPr="00000000">
        <w:rPr>
          <w:rtl w:val="0"/>
        </w:rPr>
        <w:t xml:space="preserve">Формирование корректных http-заголовков</w:t>
      </w:r>
    </w:p>
    <w:p w:rsidR="00000000" w:rsidDel="00000000" w:rsidP="00000000" w:rsidRDefault="00000000" w:rsidRPr="00000000" w14:paraId="0000007E">
      <w:pPr>
        <w:spacing w:after="2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Http-заголовку несут в себе специальную информацию для браузеров пользователей. Необходимо настроить все http-заголовки сайта, чтобы сайт верно кешировался и корректно воспринимался поисковыми системами. Настраиваются такие заголовки: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0" w:afterAutospacing="0" w:lineRule="auto"/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Last-Modified;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after="0" w:afterAutospacing="0" w:lineRule="auto"/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Cache-Control;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0" w:afterAutospacing="0" w:lineRule="auto"/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Expires;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spacing w:after="0" w:afterAutospacing="0" w:lineRule="auto"/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ETag;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spacing w:after="0" w:afterAutospacing="0" w:lineRule="auto"/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Vary;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after="0" w:afterAutospacing="0" w:lineRule="auto"/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Date;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spacing w:after="200" w:lineRule="auto"/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Корректный ответ сервера при существующей/несуществующей страницах.</w:t>
      </w:r>
    </w:p>
    <w:p w:rsidR="00000000" w:rsidDel="00000000" w:rsidP="00000000" w:rsidRDefault="00000000" w:rsidRPr="00000000" w14:paraId="00000086">
      <w:pPr>
        <w:spacing w:after="200" w:lineRule="auto"/>
        <w:rPr/>
      </w:pPr>
      <w:r w:rsidDel="00000000" w:rsidR="00000000" w:rsidRPr="00000000">
        <w:rPr>
          <w:rtl w:val="0"/>
        </w:rPr>
        <w:t xml:space="preserve">Проверять в инструменте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http://bertal.ru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after="200" w:lineRule="auto"/>
        <w:rPr>
          <w:i w:val="1"/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Rule="auto"/>
        <w:jc w:val="center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89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Реализовать отдачу обязательных http-заголовков и ответов сервера со следующей информацией: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Last-Modified – отдавать реальную дату последнего изменения текущей страницы сайта.</w:t>
      </w:r>
    </w:p>
    <w:p w:rsidR="00000000" w:rsidDel="00000000" w:rsidP="00000000" w:rsidRDefault="00000000" w:rsidRPr="00000000" w14:paraId="0000008C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Например,</w:t>
      </w:r>
    </w:p>
    <w:p w:rsidR="00000000" w:rsidDel="00000000" w:rsidP="00000000" w:rsidRDefault="00000000" w:rsidRPr="00000000" w14:paraId="0000008E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Last-Modified: Sun, 04 Feb 2018 19:51:13 GMT</w:t>
      </w:r>
    </w:p>
    <w:p w:rsidR="00000000" w:rsidDel="00000000" w:rsidP="00000000" w:rsidRDefault="00000000" w:rsidRPr="00000000" w14:paraId="0000008F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Проверять данный заголовок можно при помощи </w:t>
      </w:r>
      <w:hyperlink r:id="rId18">
        <w:r w:rsidDel="00000000" w:rsidR="00000000" w:rsidRPr="00000000">
          <w:rPr>
            <w:rFonts w:ascii="Trebuchet MS" w:cs="Trebuchet MS" w:eastAsia="Trebuchet MS" w:hAnsi="Trebuchet MS"/>
            <w:color w:val="1155cc"/>
            <w:u w:val="single"/>
            <w:rtl w:val="0"/>
          </w:rPr>
          <w:t xml:space="preserve">сервиса</w:t>
        </w:r>
      </w:hyperlink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. </w:t>
      </w:r>
    </w:p>
    <w:p w:rsidR="00000000" w:rsidDel="00000000" w:rsidP="00000000" w:rsidRDefault="00000000" w:rsidRPr="00000000" w14:paraId="00000091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If-Modified-Since - на запрос с таким заголовком сервер должен возвращать код 200, если в Last-Modified указана дата новее, чем отправлено в запросе If-Modified-Since. Если содержимое с указанной даты не менялось (дата в Last-Modified старее), то сервер должен возвращать код ответа 304.</w:t>
      </w:r>
    </w:p>
    <w:p w:rsidR="00000000" w:rsidDel="00000000" w:rsidP="00000000" w:rsidRDefault="00000000" w:rsidRPr="00000000" w14:paraId="00000093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Cache-Control – отдавать для страниц сайта </w:t>
      </w:r>
      <w:r w:rsidDel="00000000" w:rsidR="00000000" w:rsidRPr="00000000">
        <w:rPr>
          <w:rtl w:val="0"/>
        </w:rPr>
        <w:t xml:space="preserve">max-age=86400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, для всех подключаемых ресурсов (CSS, JS, шрифты, изображения) –  max-age=604800.</w:t>
      </w:r>
    </w:p>
    <w:p w:rsidR="00000000" w:rsidDel="00000000" w:rsidP="00000000" w:rsidRDefault="00000000" w:rsidRPr="00000000" w14:paraId="00000095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Например,</w:t>
      </w:r>
    </w:p>
    <w:p w:rsidR="00000000" w:rsidDel="00000000" w:rsidP="00000000" w:rsidRDefault="00000000" w:rsidRPr="00000000" w14:paraId="00000097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Cache-Control: max-age=86400, must-revalidate</w:t>
      </w:r>
    </w:p>
    <w:p w:rsidR="00000000" w:rsidDel="00000000" w:rsidP="00000000" w:rsidRDefault="00000000" w:rsidRPr="00000000" w14:paraId="00000098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или</w:t>
      </w:r>
    </w:p>
    <w:p w:rsidR="00000000" w:rsidDel="00000000" w:rsidP="00000000" w:rsidRDefault="00000000" w:rsidRPr="00000000" w14:paraId="00000099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Cache-Control: max-age=604800, must-revalidate</w:t>
      </w:r>
    </w:p>
    <w:p w:rsidR="00000000" w:rsidDel="00000000" w:rsidP="00000000" w:rsidRDefault="00000000" w:rsidRPr="00000000" w14:paraId="0000009A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Expires – отдавать дату устаревания информации: для страниц сайта - текущая + 24 часа, для всех подключаемых ресурсов (CSS, JS, шрифты, изображения) –  текущая + 168 часов.</w:t>
      </w:r>
    </w:p>
    <w:p w:rsidR="00000000" w:rsidDel="00000000" w:rsidP="00000000" w:rsidRDefault="00000000" w:rsidRPr="00000000" w14:paraId="0000009C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Например,</w:t>
      </w:r>
    </w:p>
    <w:p w:rsidR="00000000" w:rsidDel="00000000" w:rsidP="00000000" w:rsidRDefault="00000000" w:rsidRPr="00000000" w14:paraId="0000009E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Expires: Mon, 19 Oct 2015 02:28:12 GMT</w:t>
      </w:r>
    </w:p>
    <w:p w:rsidR="00000000" w:rsidDel="00000000" w:rsidP="00000000" w:rsidRDefault="00000000" w:rsidRPr="00000000" w14:paraId="0000009F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ETag – отдавать идентификатор версии запрашиваемого объекта вместе со всеми статическими объектами (html, текст, CSS, JS, шрифты, изображения).</w:t>
      </w:r>
    </w:p>
    <w:p w:rsidR="00000000" w:rsidDel="00000000" w:rsidP="00000000" w:rsidRDefault="00000000" w:rsidRPr="00000000" w14:paraId="000000A1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Vary – отдавать сообщение браузеру о том, что отдаваемый вариант кода сайта зависит от браузера клиента.</w:t>
      </w:r>
    </w:p>
    <w:p w:rsidR="00000000" w:rsidDel="00000000" w:rsidP="00000000" w:rsidRDefault="00000000" w:rsidRPr="00000000" w14:paraId="000000A3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А именно,</w:t>
      </w:r>
    </w:p>
    <w:p w:rsidR="00000000" w:rsidDel="00000000" w:rsidP="00000000" w:rsidRDefault="00000000" w:rsidRPr="00000000" w14:paraId="000000A5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Vary: User-Agent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Date – отдавать текущую дату загрузки страницы сайта/объекта. </w:t>
      </w:r>
    </w:p>
    <w:p w:rsidR="00000000" w:rsidDel="00000000" w:rsidP="00000000" w:rsidRDefault="00000000" w:rsidRPr="00000000" w14:paraId="000000A8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Проверять все заголовки стоит при помощи сервиса </w:t>
      </w:r>
      <w:hyperlink r:id="rId19">
        <w:r w:rsidDel="00000000" w:rsidR="00000000" w:rsidRPr="00000000">
          <w:rPr>
            <w:rFonts w:ascii="Trebuchet MS" w:cs="Trebuchet MS" w:eastAsia="Trebuchet MS" w:hAnsi="Trebuchet MS"/>
            <w:color w:val="1155cc"/>
            <w:u w:val="single"/>
            <w:rtl w:val="0"/>
          </w:rPr>
          <w:t xml:space="preserve">http://bertal.ru</w:t>
        </w:r>
      </w:hyperlink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. </w:t>
      </w:r>
    </w:p>
    <w:p w:rsidR="00000000" w:rsidDel="00000000" w:rsidP="00000000" w:rsidRDefault="00000000" w:rsidRPr="00000000" w14:paraId="000000AA">
      <w:pPr>
        <w:pStyle w:val="Heading2"/>
        <w:spacing w:after="200" w:lineRule="auto"/>
        <w:rPr/>
      </w:pPr>
      <w:bookmarkStart w:colFirst="0" w:colLast="0" w:name="_97fa9pmgif8y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spacing w:after="200" w:lineRule="auto"/>
        <w:rPr/>
      </w:pPr>
      <w:bookmarkStart w:colFirst="0" w:colLast="0" w:name="_hboc62vitdqb" w:id="22"/>
      <w:bookmarkEnd w:id="22"/>
      <w:r w:rsidDel="00000000" w:rsidR="00000000" w:rsidRPr="00000000">
        <w:rPr>
          <w:rtl w:val="0"/>
        </w:rPr>
        <w:t xml:space="preserve">Определение канонических URL</w:t>
      </w:r>
    </w:p>
    <w:p w:rsidR="00000000" w:rsidDel="00000000" w:rsidP="00000000" w:rsidRDefault="00000000" w:rsidRPr="00000000" w14:paraId="000000AC">
      <w:pPr>
        <w:spacing w:after="2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Необходимо внедрить атрибут “canonical” на все страницы сайта. В качестве значения — вписать текущий URL без добавления меток из контекстной рекламы и прочих элементов. Данная задача призвана решать 2 задачи: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Дублирование контента внутри сайта.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after="20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Дублирование контента в случае, если сайт спарсят или закешируют внешние ресурсы.</w:t>
      </w:r>
    </w:p>
    <w:p w:rsidR="00000000" w:rsidDel="00000000" w:rsidP="00000000" w:rsidRDefault="00000000" w:rsidRPr="00000000" w14:paraId="000000AF">
      <w:pPr>
        <w:spacing w:after="200" w:lineRule="auto"/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&lt;link rel="canonical" href="</w:t>
      </w:r>
      <w:hyperlink r:id="rId2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https://cvetmet-st-peterburg.akron-holding.ru/priem-cvetnyh-metallov/priem-medi/</w:t>
        </w:r>
      </w:hyperlink>
      <w:r w:rsidDel="00000000" w:rsidR="00000000" w:rsidRPr="00000000">
        <w:rPr>
          <w:highlight w:val="white"/>
          <w:rtl w:val="0"/>
        </w:rPr>
        <w:t xml:space="preserve">" /&gt;</w:t>
      </w:r>
    </w:p>
    <w:p w:rsidR="00000000" w:rsidDel="00000000" w:rsidP="00000000" w:rsidRDefault="00000000" w:rsidRPr="00000000" w14:paraId="000000B0">
      <w:pPr>
        <w:spacing w:after="2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для страницы: </w:t>
      </w:r>
      <w:hyperlink r:id="rId21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https://cvetmet-st-peterburg.akron-holding.ru/priem-cvetnyh-metallov/priem-medi/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spacing w:after="200" w:lineRule="auto"/>
        <w:rPr/>
      </w:pPr>
      <w:bookmarkStart w:colFirst="0" w:colLast="0" w:name="_is1gcaix12mj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rPr/>
      </w:pPr>
      <w:bookmarkStart w:colFirst="0" w:colLast="0" w:name="_n4y8rn1cmidn" w:id="24"/>
      <w:bookmarkEnd w:id="24"/>
      <w:r w:rsidDel="00000000" w:rsidR="00000000" w:rsidRPr="00000000">
        <w:rPr>
          <w:rtl w:val="0"/>
        </w:rPr>
        <w:t xml:space="preserve">Страница 404 ошибки</w:t>
      </w:r>
    </w:p>
    <w:p w:rsidR="00000000" w:rsidDel="00000000" w:rsidP="00000000" w:rsidRDefault="00000000" w:rsidRPr="00000000" w14:paraId="000000B3">
      <w:pPr>
        <w:spacing w:after="20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 вводе несуществующего url отдает код 404, но при этом страница не оформлена, и имеет вид “мобильной” версии:</w:t>
        <w:br w:type="textWrapping"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6663600" cy="35433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Rule="auto"/>
        <w:jc w:val="center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B5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Отдавать страницу 404 ошибки по запрашиваемому URL без переадресаций на другой URL.</w:t>
      </w:r>
    </w:p>
    <w:p w:rsidR="00000000" w:rsidDel="00000000" w:rsidP="00000000" w:rsidRDefault="00000000" w:rsidRPr="00000000" w14:paraId="000000B6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Возвращать код ответа сервера “404 Not Found” при попадании пользователя на такую страницу.</w:t>
      </w:r>
    </w:p>
    <w:p w:rsidR="00000000" w:rsidDel="00000000" w:rsidP="00000000" w:rsidRDefault="00000000" w:rsidRPr="00000000" w14:paraId="000000B8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Оформить страницу 404 ошибки в том же стиле, что и весь сайт, включая средства навигации.</w:t>
      </w:r>
    </w:p>
    <w:p w:rsidR="00000000" w:rsidDel="00000000" w:rsidP="00000000" w:rsidRDefault="00000000" w:rsidRPr="00000000" w14:paraId="000000BA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Выводить на такой странице сообщение в явной и вежливой форме, что страница не доступна.</w:t>
      </w:r>
    </w:p>
    <w:p w:rsidR="00000000" w:rsidDel="00000000" w:rsidP="00000000" w:rsidRDefault="00000000" w:rsidRPr="00000000" w14:paraId="000000BC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Например,</w:t>
      </w:r>
    </w:p>
    <w:p w:rsidR="00000000" w:rsidDel="00000000" w:rsidP="00000000" w:rsidRDefault="00000000" w:rsidRPr="00000000" w14:paraId="000000BE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“Извините, запрашиваемая вами страница не найдена”.</w:t>
      </w:r>
    </w:p>
    <w:p w:rsidR="00000000" w:rsidDel="00000000" w:rsidP="00000000" w:rsidRDefault="00000000" w:rsidRPr="00000000" w14:paraId="000000BF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Под сообщением о том, что страница не доступна, выводить ссылку на главную страницу, а также ссылки на самые популярные страницы сайта (прайс-лист, контакты).</w:t>
      </w:r>
    </w:p>
    <w:p w:rsidR="00000000" w:rsidDel="00000000" w:rsidP="00000000" w:rsidRDefault="00000000" w:rsidRPr="00000000" w14:paraId="000000C1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При смене вида любого URL (удаление из URL части URI подкатегории или что-то в этом роде) - измененный URL должен отдавать ошибку 404.</w:t>
      </w:r>
    </w:p>
    <w:p w:rsidR="00000000" w:rsidDel="00000000" w:rsidP="00000000" w:rsidRDefault="00000000" w:rsidRPr="00000000" w14:paraId="000000C3">
      <w:pPr>
        <w:spacing w:after="20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rPr/>
      </w:pPr>
      <w:bookmarkStart w:colFirst="0" w:colLast="0" w:name="_r7lat59btib4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rPr/>
      </w:pPr>
      <w:bookmarkStart w:colFirst="0" w:colLast="0" w:name="_k9sdd5apsiyd" w:id="26"/>
      <w:bookmarkEnd w:id="26"/>
      <w:r w:rsidDel="00000000" w:rsidR="00000000" w:rsidRPr="00000000">
        <w:rPr>
          <w:rtl w:val="0"/>
        </w:rPr>
        <w:t xml:space="preserve">Страница 50X ошибки</w:t>
      </w:r>
    </w:p>
    <w:p w:rsidR="00000000" w:rsidDel="00000000" w:rsidP="00000000" w:rsidRDefault="00000000" w:rsidRPr="00000000" w14:paraId="000000C6">
      <w:pPr>
        <w:spacing w:after="200" w:lineRule="auto"/>
        <w:rPr>
          <w:i w:val="1"/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lineRule="auto"/>
        <w:jc w:val="center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C8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Создать страницу, на которой заметно и вежливо по центру страницы написано “Извините, произошла ошибка сервера”.</w:t>
      </w:r>
    </w:p>
    <w:p w:rsidR="00000000" w:rsidDel="00000000" w:rsidP="00000000" w:rsidRDefault="00000000" w:rsidRPr="00000000" w14:paraId="000000C9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Оформить страницу не в шаблоне сайта – темными шрифтами на светлом фоне.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На странице разместить две ссылки/кнопки: “Вернуться на главную страницу” и “Обновить страницу”.</w:t>
      </w:r>
    </w:p>
    <w:p w:rsidR="00000000" w:rsidDel="00000000" w:rsidP="00000000" w:rsidRDefault="00000000" w:rsidRPr="00000000" w14:paraId="000000CD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Под ссылками/кнопками разместить 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контактные телефоны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,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по которым пользователь может связаться,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если сервер продолжает отдавать ошибку.</w:t>
      </w:r>
    </w:p>
    <w:p w:rsidR="00000000" w:rsidDel="00000000" w:rsidP="00000000" w:rsidRDefault="00000000" w:rsidRPr="00000000" w14:paraId="000000CF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При возвращении сервером 500, 501, 502, 503, 504, 505, 507 и 510 ошибок – показывать пользователю эту страницу.</w:t>
      </w:r>
    </w:p>
    <w:p w:rsidR="00000000" w:rsidDel="00000000" w:rsidP="00000000" w:rsidRDefault="00000000" w:rsidRPr="00000000" w14:paraId="000000D1">
      <w:pPr>
        <w:pStyle w:val="Heading2"/>
        <w:spacing w:after="200" w:lineRule="auto"/>
        <w:rPr/>
      </w:pPr>
      <w:bookmarkStart w:colFirst="0" w:colLast="0" w:name="_6tr1m9elcm9k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spacing w:after="200" w:lineRule="auto"/>
        <w:rPr/>
      </w:pPr>
      <w:bookmarkStart w:colFirst="0" w:colLast="0" w:name="_5ezld25vh6oc" w:id="28"/>
      <w:bookmarkEnd w:id="28"/>
      <w:r w:rsidDel="00000000" w:rsidR="00000000" w:rsidRPr="00000000">
        <w:rPr>
          <w:rtl w:val="0"/>
        </w:rPr>
        <w:t xml:space="preserve">Оптимизация кода и скорости загрузки сайта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3698513" cy="2983133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8513" cy="2983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00" w:lineRule="auto"/>
        <w:jc w:val="center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D5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Объединить внешние CSS и JavaScript файлы в минимальное количество файлов (чем меньше файлов – тем выше скорость и меньше дополнительных запросов к серверу; результат объединения – не более 3-х файлов каждого типа). </w:t>
      </w:r>
    </w:p>
    <w:p w:rsidR="00000000" w:rsidDel="00000000" w:rsidP="00000000" w:rsidRDefault="00000000" w:rsidRPr="00000000" w14:paraId="000000D6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Внутренние фрагменты JavaScript и CSS кода вынести из кода в объединенные внешние файлы, при этом это не должно ухудшать скорость загрузки сайта.</w:t>
      </w:r>
    </w:p>
    <w:p w:rsidR="00000000" w:rsidDel="00000000" w:rsidP="00000000" w:rsidRDefault="00000000" w:rsidRPr="00000000" w14:paraId="000000D8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Включить сжатие на веб-сервере:</w:t>
      </w:r>
    </w:p>
    <w:p w:rsidR="00000000" w:rsidDel="00000000" w:rsidP="00000000" w:rsidRDefault="00000000" w:rsidRPr="00000000" w14:paraId="000000DA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Apache: используйте </w:t>
      </w:r>
      <w:hyperlink r:id="rId24">
        <w:r w:rsidDel="00000000" w:rsidR="00000000" w:rsidRPr="00000000">
          <w:rPr>
            <w:rFonts w:ascii="Trebuchet MS" w:cs="Trebuchet MS" w:eastAsia="Trebuchet MS" w:hAnsi="Trebuchet MS"/>
            <w:color w:val="1155cc"/>
            <w:u w:val="single"/>
            <w:rtl w:val="0"/>
          </w:rPr>
          <w:t xml:space="preserve">mod_deflate</w:t>
        </w:r>
      </w:hyperlink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.</w:t>
      </w:r>
    </w:p>
    <w:p w:rsidR="00000000" w:rsidDel="00000000" w:rsidP="00000000" w:rsidRDefault="00000000" w:rsidRPr="00000000" w14:paraId="000000DC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Nginx: используйте </w:t>
      </w:r>
      <w:hyperlink r:id="rId25">
        <w:r w:rsidDel="00000000" w:rsidR="00000000" w:rsidRPr="00000000">
          <w:rPr>
            <w:rFonts w:ascii="Trebuchet MS" w:cs="Trebuchet MS" w:eastAsia="Trebuchet MS" w:hAnsi="Trebuchet MS"/>
            <w:color w:val="1155cc"/>
            <w:u w:val="single"/>
            <w:rtl w:val="0"/>
          </w:rPr>
          <w:t xml:space="preserve">HttpGzipModule</w:t>
        </w:r>
      </w:hyperlink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.</w:t>
      </w:r>
    </w:p>
    <w:p w:rsidR="00000000" w:rsidDel="00000000" w:rsidP="00000000" w:rsidRDefault="00000000" w:rsidRPr="00000000" w14:paraId="000000DD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IIS: </w:t>
      </w:r>
      <w:hyperlink r:id="rId26">
        <w:r w:rsidDel="00000000" w:rsidR="00000000" w:rsidRPr="00000000">
          <w:rPr>
            <w:rFonts w:ascii="Trebuchet MS" w:cs="Trebuchet MS" w:eastAsia="Trebuchet MS" w:hAnsi="Trebuchet MS"/>
            <w:color w:val="1155cc"/>
            <w:u w:val="single"/>
            <w:rtl w:val="0"/>
          </w:rPr>
          <w:t xml:space="preserve">настройте сжатие HTTP</w:t>
        </w:r>
      </w:hyperlink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.</w:t>
      </w:r>
    </w:p>
    <w:p w:rsidR="00000000" w:rsidDel="00000000" w:rsidP="00000000" w:rsidRDefault="00000000" w:rsidRPr="00000000" w14:paraId="000000DE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Сократить код JavaScript и CSS.</w:t>
      </w:r>
    </w:p>
    <w:p w:rsidR="00000000" w:rsidDel="00000000" w:rsidP="00000000" w:rsidRDefault="00000000" w:rsidRPr="00000000" w14:paraId="000000E0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Для оптимизации и сокращения кода JS и CSS используйте инструмент: </w:t>
      </w:r>
      <w:hyperlink r:id="rId27">
        <w:r w:rsidDel="00000000" w:rsidR="00000000" w:rsidRPr="00000000">
          <w:rPr>
            <w:rFonts w:ascii="Trebuchet MS" w:cs="Trebuchet MS" w:eastAsia="Trebuchet MS" w:hAnsi="Trebuchet MS"/>
            <w:color w:val="1155cc"/>
            <w:u w:val="single"/>
            <w:rtl w:val="0"/>
          </w:rPr>
          <w:t xml:space="preserve">YUI Compressor</w:t>
        </w:r>
      </w:hyperlink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.</w:t>
      </w:r>
    </w:p>
    <w:p w:rsidR="00000000" w:rsidDel="00000000" w:rsidP="00000000" w:rsidRDefault="00000000" w:rsidRPr="00000000" w14:paraId="000000E1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Оптимизировать время ответа сервера до 200 ms или менее по данным </w:t>
      </w:r>
      <w:hyperlink r:id="rId28">
        <w:r w:rsidDel="00000000" w:rsidR="00000000" w:rsidRPr="00000000">
          <w:rPr>
            <w:rFonts w:ascii="Trebuchet MS" w:cs="Trebuchet MS" w:eastAsia="Trebuchet MS" w:hAnsi="Trebuchet MS"/>
            <w:color w:val="1155cc"/>
            <w:u w:val="single"/>
            <w:rtl w:val="0"/>
          </w:rPr>
          <w:t xml:space="preserve">Google Console</w:t>
        </w:r>
      </w:hyperlink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.</w:t>
      </w:r>
    </w:p>
    <w:p w:rsidR="00000000" w:rsidDel="00000000" w:rsidP="00000000" w:rsidRDefault="00000000" w:rsidRPr="00000000" w14:paraId="000000E3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Желательно довести все типы страниц сайта до 80-100 баллов по </w:t>
      </w:r>
      <w:hyperlink r:id="rId29">
        <w:r w:rsidDel="00000000" w:rsidR="00000000" w:rsidRPr="00000000">
          <w:rPr>
            <w:color w:val="4573b1"/>
            <w:highlight w:val="white"/>
            <w:rtl w:val="0"/>
          </w:rPr>
          <w:t xml:space="preserve">Google Page Speed</w:t>
        </w:r>
      </w:hyperlink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E5">
      <w:pPr>
        <w:spacing w:after="20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spacing w:after="200" w:lineRule="auto"/>
        <w:rPr/>
      </w:pPr>
      <w:bookmarkStart w:colFirst="0" w:colLast="0" w:name="_tohn2msvj1dy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rPr/>
      </w:pPr>
      <w:bookmarkStart w:colFirst="0" w:colLast="0" w:name="_ol4kf6930piw" w:id="30"/>
      <w:bookmarkEnd w:id="30"/>
      <w:r w:rsidDel="00000000" w:rsidR="00000000" w:rsidRPr="00000000">
        <w:rPr>
          <w:rtl w:val="0"/>
        </w:rPr>
        <w:t xml:space="preserve">Атрибуты alt и title для изображений</w:t>
      </w:r>
    </w:p>
    <w:p w:rsidR="00000000" w:rsidDel="00000000" w:rsidP="00000000" w:rsidRDefault="00000000" w:rsidRPr="00000000" w14:paraId="000000E9">
      <w:pPr>
        <w:spacing w:after="200" w:lineRule="auto"/>
        <w:rPr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00" w:lineRule="auto"/>
        <w:jc w:val="center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EB">
      <w:pPr>
        <w:spacing w:after="200" w:lineRule="auto"/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Ко всем изображениям на сайте(кроме тех, что используются для верстки) должна быть возможность прописать атрибуты alt и title в ручную.</w:t>
        <w:br w:type="textWrapping"/>
      </w:r>
    </w:p>
    <w:p w:rsidR="00000000" w:rsidDel="00000000" w:rsidP="00000000" w:rsidRDefault="00000000" w:rsidRPr="00000000" w14:paraId="000000EC">
      <w:pPr>
        <w:spacing w:after="200" w:lineRule="auto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00" w:lineRule="auto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rPr/>
      </w:pPr>
      <w:bookmarkStart w:colFirst="0" w:colLast="0" w:name="_41be2zo8gxqu" w:id="31"/>
      <w:bookmarkEnd w:id="31"/>
      <w:r w:rsidDel="00000000" w:rsidR="00000000" w:rsidRPr="00000000">
        <w:rPr>
          <w:rtl w:val="0"/>
        </w:rPr>
        <w:t xml:space="preserve">Микроразметка хлебных крошек</w:t>
      </w:r>
    </w:p>
    <w:p w:rsidR="00000000" w:rsidDel="00000000" w:rsidP="00000000" w:rsidRDefault="00000000" w:rsidRPr="00000000" w14:paraId="000000EF">
      <w:pPr>
        <w:spacing w:after="200" w:lineRule="auto"/>
        <w:jc w:val="center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F0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После внедрения хлебных крошек, необходимо р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еализовать семантическую разметку хлебных крошек на всех страницах сайта с помощью Microdata, используя схему </w:t>
      </w:r>
      <w:hyperlink r:id="rId30">
        <w:r w:rsidDel="00000000" w:rsidR="00000000" w:rsidRPr="00000000">
          <w:rPr>
            <w:rFonts w:ascii="Trebuchet MS" w:cs="Trebuchet MS" w:eastAsia="Trebuchet MS" w:hAnsi="Trebuchet MS"/>
            <w:color w:val="1155cc"/>
            <w:u w:val="single"/>
            <w:rtl w:val="0"/>
          </w:rPr>
          <w:t xml:space="preserve">BreadcrumbList</w:t>
        </w:r>
      </w:hyperlink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библиотеки </w:t>
      </w:r>
      <w:hyperlink r:id="rId31">
        <w:r w:rsidDel="00000000" w:rsidR="00000000" w:rsidRPr="00000000">
          <w:rPr>
            <w:rFonts w:ascii="Trebuchet MS" w:cs="Trebuchet MS" w:eastAsia="Trebuchet MS" w:hAnsi="Trebuchet MS"/>
            <w:color w:val="1155cc"/>
            <w:u w:val="single"/>
            <w:rtl w:val="0"/>
          </w:rPr>
          <w:t xml:space="preserve">Schema.org</w:t>
        </w:r>
      </w:hyperlink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в следующем формате:</w:t>
      </w:r>
    </w:p>
    <w:p w:rsidR="00000000" w:rsidDel="00000000" w:rsidP="00000000" w:rsidRDefault="00000000" w:rsidRPr="00000000" w14:paraId="000000F1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&lt;ol itemscope itemtype="http://schema.org/BreadcrumbList"&gt;</w:t>
      </w:r>
    </w:p>
    <w:p w:rsidR="00000000" w:rsidDel="00000000" w:rsidP="00000000" w:rsidRDefault="00000000" w:rsidRPr="00000000" w14:paraId="000000F3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&lt;li itemprop="itemListElement" itemscope</w:t>
      </w:r>
    </w:p>
    <w:p w:rsidR="00000000" w:rsidDel="00000000" w:rsidP="00000000" w:rsidRDefault="00000000" w:rsidRPr="00000000" w14:paraId="000000F4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  itemtype="http://schema.org/ListItem"&gt;</w:t>
      </w:r>
    </w:p>
    <w:p w:rsidR="00000000" w:rsidDel="00000000" w:rsidP="00000000" w:rsidRDefault="00000000" w:rsidRPr="00000000" w14:paraId="000000F5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&lt;a itemprop="item" href="[url_main]"&gt;</w:t>
      </w:r>
    </w:p>
    <w:p w:rsidR="00000000" w:rsidDel="00000000" w:rsidP="00000000" w:rsidRDefault="00000000" w:rsidRPr="00000000" w14:paraId="000000F6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    &lt;span itemprop="name"&gt;</w:t>
      </w:r>
      <w:r w:rsidDel="00000000" w:rsidR="00000000" w:rsidRPr="00000000">
        <w:rPr>
          <w:rFonts w:ascii="Trebuchet MS" w:cs="Trebuchet MS" w:eastAsia="Trebuchet MS" w:hAnsi="Trebuchet MS"/>
          <w:color w:val="ff0000"/>
          <w:rtl w:val="0"/>
        </w:rPr>
        <w:t xml:space="preserve">Главная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&lt;/span&gt;&lt;/a&gt;</w:t>
      </w:r>
    </w:p>
    <w:p w:rsidR="00000000" w:rsidDel="00000000" w:rsidP="00000000" w:rsidRDefault="00000000" w:rsidRPr="00000000" w14:paraId="000000F7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&lt;meta itemprop="position" content="1" /&gt;</w:t>
      </w:r>
    </w:p>
    <w:p w:rsidR="00000000" w:rsidDel="00000000" w:rsidP="00000000" w:rsidRDefault="00000000" w:rsidRPr="00000000" w14:paraId="000000F8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&lt;/li&gt;</w:t>
      </w:r>
    </w:p>
    <w:p w:rsidR="00000000" w:rsidDel="00000000" w:rsidP="00000000" w:rsidRDefault="00000000" w:rsidRPr="00000000" w14:paraId="000000F9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›</w:t>
      </w:r>
    </w:p>
    <w:p w:rsidR="00000000" w:rsidDel="00000000" w:rsidP="00000000" w:rsidRDefault="00000000" w:rsidRPr="00000000" w14:paraId="000000FA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&lt;li itemprop="itemListElement" itemscope</w:t>
      </w:r>
    </w:p>
    <w:p w:rsidR="00000000" w:rsidDel="00000000" w:rsidP="00000000" w:rsidRDefault="00000000" w:rsidRPr="00000000" w14:paraId="000000FB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  itemtype="http://schema.org/ListItem"&gt;</w:t>
      </w:r>
    </w:p>
    <w:p w:rsidR="00000000" w:rsidDel="00000000" w:rsidP="00000000" w:rsidRDefault="00000000" w:rsidRPr="00000000" w14:paraId="000000FC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&lt;a itemprop="item" href="[url_2]"&gt;</w:t>
      </w:r>
    </w:p>
    <w:p w:rsidR="00000000" w:rsidDel="00000000" w:rsidP="00000000" w:rsidRDefault="00000000" w:rsidRPr="00000000" w14:paraId="000000FD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  &lt;span itemprop="name"&gt;</w:t>
      </w:r>
      <w:r w:rsidDel="00000000" w:rsidR="00000000" w:rsidRPr="00000000">
        <w:rPr>
          <w:rFonts w:ascii="Trebuchet MS" w:cs="Trebuchet MS" w:eastAsia="Trebuchet MS" w:hAnsi="Trebuchet MS"/>
          <w:color w:val="ff0000"/>
          <w:rtl w:val="0"/>
        </w:rPr>
        <w:t xml:space="preserve">Категория 2 уровня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&lt;/span&gt;&lt;/a&gt;</w:t>
      </w:r>
    </w:p>
    <w:p w:rsidR="00000000" w:rsidDel="00000000" w:rsidP="00000000" w:rsidRDefault="00000000" w:rsidRPr="00000000" w14:paraId="000000FE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&lt;meta itemprop="position" content="2" /&gt;</w:t>
      </w:r>
    </w:p>
    <w:p w:rsidR="00000000" w:rsidDel="00000000" w:rsidP="00000000" w:rsidRDefault="00000000" w:rsidRPr="00000000" w14:paraId="000000FF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&lt;/li&gt;</w:t>
      </w:r>
    </w:p>
    <w:p w:rsidR="00000000" w:rsidDel="00000000" w:rsidP="00000000" w:rsidRDefault="00000000" w:rsidRPr="00000000" w14:paraId="00000100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›</w:t>
      </w:r>
    </w:p>
    <w:p w:rsidR="00000000" w:rsidDel="00000000" w:rsidP="00000000" w:rsidRDefault="00000000" w:rsidRPr="00000000" w14:paraId="00000101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&lt;li itemprop="itemListElement" itemscope</w:t>
      </w:r>
    </w:p>
    <w:p w:rsidR="00000000" w:rsidDel="00000000" w:rsidP="00000000" w:rsidRDefault="00000000" w:rsidRPr="00000000" w14:paraId="00000102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  itemtype="http://schema.org/ListItem"&gt;</w:t>
      </w:r>
    </w:p>
    <w:p w:rsidR="00000000" w:rsidDel="00000000" w:rsidP="00000000" w:rsidRDefault="00000000" w:rsidRPr="00000000" w14:paraId="00000103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&lt;a itemprop="item" href="[url_3]"&gt;</w:t>
      </w:r>
    </w:p>
    <w:p w:rsidR="00000000" w:rsidDel="00000000" w:rsidP="00000000" w:rsidRDefault="00000000" w:rsidRPr="00000000" w14:paraId="00000104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  &lt;span itemprop="name"&gt;</w:t>
      </w:r>
      <w:r w:rsidDel="00000000" w:rsidR="00000000" w:rsidRPr="00000000">
        <w:rPr>
          <w:rFonts w:ascii="Trebuchet MS" w:cs="Trebuchet MS" w:eastAsia="Trebuchet MS" w:hAnsi="Trebuchet MS"/>
          <w:color w:val="ff0000"/>
          <w:rtl w:val="0"/>
        </w:rPr>
        <w:t xml:space="preserve">Категория 3 уровня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&lt;/span&gt;&lt;/a&gt;</w:t>
      </w:r>
    </w:p>
    <w:p w:rsidR="00000000" w:rsidDel="00000000" w:rsidP="00000000" w:rsidRDefault="00000000" w:rsidRPr="00000000" w14:paraId="00000105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&lt;meta itemprop="position" content="3" /&gt;</w:t>
      </w:r>
    </w:p>
    <w:p w:rsidR="00000000" w:rsidDel="00000000" w:rsidP="00000000" w:rsidRDefault="00000000" w:rsidRPr="00000000" w14:paraId="00000106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&lt;/li&gt;</w:t>
      </w:r>
    </w:p>
    <w:p w:rsidR="00000000" w:rsidDel="00000000" w:rsidP="00000000" w:rsidRDefault="00000000" w:rsidRPr="00000000" w14:paraId="00000107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&lt;/ol&gt;</w:t>
      </w:r>
    </w:p>
    <w:p w:rsidR="00000000" w:rsidDel="00000000" w:rsidP="00000000" w:rsidRDefault="00000000" w:rsidRPr="00000000" w14:paraId="00000108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Где</w:t>
      </w:r>
    </w:p>
    <w:p w:rsidR="00000000" w:rsidDel="00000000" w:rsidP="00000000" w:rsidRDefault="00000000" w:rsidRPr="00000000" w14:paraId="0000010A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[url_main] – URL главной страницы сайта;</w:t>
      </w:r>
    </w:p>
    <w:p w:rsidR="00000000" w:rsidDel="00000000" w:rsidP="00000000" w:rsidRDefault="00000000" w:rsidRPr="00000000" w14:paraId="0000010B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[url_2], [url_3] – URL категорий 2 и 3 уровня соответственно.</w:t>
      </w:r>
    </w:p>
    <w:p w:rsidR="00000000" w:rsidDel="00000000" w:rsidP="00000000" w:rsidRDefault="00000000" w:rsidRPr="00000000" w14:paraId="0000010C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[</w:t>
      </w:r>
      <w:r w:rsidDel="00000000" w:rsidR="00000000" w:rsidRPr="00000000">
        <w:rPr>
          <w:rFonts w:ascii="Trebuchet MS" w:cs="Trebuchet MS" w:eastAsia="Trebuchet MS" w:hAnsi="Trebuchet MS"/>
          <w:b w:val="1"/>
          <w:color w:val="ff0000"/>
          <w:rtl w:val="0"/>
        </w:rPr>
        <w:t xml:space="preserve">!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]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Последнюю хлеюную крошку, которая выступает не ссылкой, </w:t>
      </w:r>
      <w:hyperlink r:id="rId32">
        <w:r w:rsidDel="00000000" w:rsidR="00000000" w:rsidRPr="00000000">
          <w:rPr>
            <w:rFonts w:ascii="Trebuchet MS" w:cs="Trebuchet MS" w:eastAsia="Trebuchet MS" w:hAnsi="Trebuchet MS"/>
            <w:color w:val="1155cc"/>
            <w:u w:val="single"/>
            <w:rtl w:val="0"/>
          </w:rPr>
          <w:t xml:space="preserve">не размечать</w:t>
        </w:r>
      </w:hyperlink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.</w:t>
      </w:r>
    </w:p>
    <w:p w:rsidR="00000000" w:rsidDel="00000000" w:rsidP="00000000" w:rsidRDefault="00000000" w:rsidRPr="00000000" w14:paraId="0000010D">
      <w:pPr>
        <w:spacing w:after="20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00" w:lineRule="auto"/>
        <w:rPr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00" w:lineRule="auto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rPr/>
      </w:pPr>
      <w:bookmarkStart w:colFirst="0" w:colLast="0" w:name="_gbomgagvs5sc" w:id="32"/>
      <w:bookmarkEnd w:id="32"/>
      <w:r w:rsidDel="00000000" w:rsidR="00000000" w:rsidRPr="00000000">
        <w:rPr>
          <w:rtl w:val="0"/>
        </w:rPr>
        <w:t xml:space="preserve">Микроразметка контактов организации</w:t>
      </w:r>
    </w:p>
    <w:p w:rsidR="00000000" w:rsidDel="00000000" w:rsidP="00000000" w:rsidRDefault="00000000" w:rsidRPr="00000000" w14:paraId="00000111">
      <w:pPr>
        <w:spacing w:after="200" w:lineRule="auto"/>
        <w:rPr>
          <w:i w:val="1"/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00" w:lineRule="auto"/>
        <w:jc w:val="center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113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Разместить все имеющиеся контактные данные в футере сайта:</w:t>
      </w:r>
    </w:p>
    <w:p w:rsidR="00000000" w:rsidDel="00000000" w:rsidP="00000000" w:rsidRDefault="00000000" w:rsidRPr="00000000" w14:paraId="00000114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6663600" cy="38735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Реализовать семантическую разметку контактных данных организации на всех страницах, которые их содержат, с помощью Microdata, используя схему </w:t>
      </w:r>
      <w:hyperlink r:id="rId34">
        <w:r w:rsidDel="00000000" w:rsidR="00000000" w:rsidRPr="00000000">
          <w:rPr>
            <w:rFonts w:ascii="Trebuchet MS" w:cs="Trebuchet MS" w:eastAsia="Trebuchet MS" w:hAnsi="Trebuchet MS"/>
            <w:color w:val="1155cc"/>
            <w:u w:val="single"/>
            <w:rtl w:val="0"/>
          </w:rPr>
          <w:t xml:space="preserve">Organization</w:t>
        </w:r>
      </w:hyperlink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библиотеки </w:t>
      </w:r>
      <w:hyperlink r:id="rId35">
        <w:r w:rsidDel="00000000" w:rsidR="00000000" w:rsidRPr="00000000">
          <w:rPr>
            <w:rFonts w:ascii="Trebuchet MS" w:cs="Trebuchet MS" w:eastAsia="Trebuchet MS" w:hAnsi="Trebuchet MS"/>
            <w:color w:val="1155cc"/>
            <w:u w:val="single"/>
            <w:rtl w:val="0"/>
          </w:rPr>
          <w:t xml:space="preserve">Schema.org</w:t>
        </w:r>
      </w:hyperlink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в следующем формате:</w:t>
      </w:r>
    </w:p>
    <w:p w:rsidR="00000000" w:rsidDel="00000000" w:rsidP="00000000" w:rsidRDefault="00000000" w:rsidRPr="00000000" w14:paraId="00000115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&lt;div itemscope itemtype="http://schema.org/Organization"&gt;</w:t>
      </w:r>
    </w:p>
    <w:p w:rsidR="00000000" w:rsidDel="00000000" w:rsidP="00000000" w:rsidRDefault="00000000" w:rsidRPr="00000000" w14:paraId="00000117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&lt;span itemprop="name"&gt;[company_name]&lt;/span&gt;</w:t>
      </w:r>
    </w:p>
    <w:p w:rsidR="00000000" w:rsidDel="00000000" w:rsidP="00000000" w:rsidRDefault="00000000" w:rsidRPr="00000000" w14:paraId="00000118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&lt;div itemprop="address" itemscope itemtype="http://schema.org/PostalAddress"&gt;</w:t>
      </w:r>
    </w:p>
    <w:p w:rsidR="00000000" w:rsidDel="00000000" w:rsidP="00000000" w:rsidRDefault="00000000" w:rsidRPr="00000000" w14:paraId="00000119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  &lt;span itemprop="streetAddress"&gt;[address]&lt;/span&gt;</w:t>
      </w:r>
    </w:p>
    <w:p w:rsidR="00000000" w:rsidDel="00000000" w:rsidP="00000000" w:rsidRDefault="00000000" w:rsidRPr="00000000" w14:paraId="0000011A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  &lt;span itemprop="postalCode"&gt;[postal_code]&lt;/span&gt;</w:t>
      </w:r>
    </w:p>
    <w:p w:rsidR="00000000" w:rsidDel="00000000" w:rsidP="00000000" w:rsidRDefault="00000000" w:rsidRPr="00000000" w14:paraId="0000011B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  &lt;span itemprop="addressLocality"&gt;[location]&lt;/span&gt;</w:t>
      </w:r>
    </w:p>
    <w:p w:rsidR="00000000" w:rsidDel="00000000" w:rsidP="00000000" w:rsidRDefault="00000000" w:rsidRPr="00000000" w14:paraId="0000011C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&lt;/div&gt;</w:t>
      </w:r>
    </w:p>
    <w:p w:rsidR="00000000" w:rsidDel="00000000" w:rsidP="00000000" w:rsidRDefault="00000000" w:rsidRPr="00000000" w14:paraId="0000011D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&lt;span itemprop="telephone"&gt;[phone_number]&lt;/span&gt;,</w:t>
      </w:r>
    </w:p>
    <w:p w:rsidR="00000000" w:rsidDel="00000000" w:rsidP="00000000" w:rsidRDefault="00000000" w:rsidRPr="00000000" w14:paraId="0000011E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&lt;span itemprop="email"&gt;[email]&lt;/span&gt;</w:t>
      </w:r>
    </w:p>
    <w:p w:rsidR="00000000" w:rsidDel="00000000" w:rsidP="00000000" w:rsidRDefault="00000000" w:rsidRPr="00000000" w14:paraId="0000011F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&lt;/div&gt;</w:t>
      </w:r>
    </w:p>
    <w:p w:rsidR="00000000" w:rsidDel="00000000" w:rsidP="00000000" w:rsidRDefault="00000000" w:rsidRPr="00000000" w14:paraId="00000120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Где:</w:t>
      </w:r>
    </w:p>
    <w:p w:rsidR="00000000" w:rsidDel="00000000" w:rsidP="00000000" w:rsidRDefault="00000000" w:rsidRPr="00000000" w14:paraId="00000122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[company_name] – название компании;</w:t>
      </w:r>
    </w:p>
    <w:p w:rsidR="00000000" w:rsidDel="00000000" w:rsidP="00000000" w:rsidRDefault="00000000" w:rsidRPr="00000000" w14:paraId="00000123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[address] – адрес;</w:t>
      </w:r>
    </w:p>
    <w:p w:rsidR="00000000" w:rsidDel="00000000" w:rsidP="00000000" w:rsidRDefault="00000000" w:rsidRPr="00000000" w14:paraId="00000124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[postal_code] – почтовый индекс;</w:t>
      </w:r>
    </w:p>
    <w:p w:rsidR="00000000" w:rsidDel="00000000" w:rsidP="00000000" w:rsidRDefault="00000000" w:rsidRPr="00000000" w14:paraId="00000125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[location] – город, страна;</w:t>
      </w:r>
    </w:p>
    <w:p w:rsidR="00000000" w:rsidDel="00000000" w:rsidP="00000000" w:rsidRDefault="00000000" w:rsidRPr="00000000" w14:paraId="00000126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[phone_number] - телефонный номер (можно несколько номеров размечать);</w:t>
      </w:r>
    </w:p>
    <w:p w:rsidR="00000000" w:rsidDel="00000000" w:rsidP="00000000" w:rsidRDefault="00000000" w:rsidRPr="00000000" w14:paraId="00000127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[email] - e-mail (можно несколько e-mail размечать).</w:t>
      </w:r>
    </w:p>
    <w:p w:rsidR="00000000" w:rsidDel="00000000" w:rsidP="00000000" w:rsidRDefault="00000000" w:rsidRPr="00000000" w14:paraId="00000128">
      <w:pPr>
        <w:pStyle w:val="Heading3"/>
        <w:rPr/>
      </w:pPr>
      <w:bookmarkStart w:colFirst="0" w:colLast="0" w:name="_ywgnixkv6ru1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rPr/>
      </w:pPr>
      <w:bookmarkStart w:colFirst="0" w:colLast="0" w:name="_p9s56wjeqk5p" w:id="34"/>
      <w:bookmarkEnd w:id="34"/>
      <w:r w:rsidDel="00000000" w:rsidR="00000000" w:rsidRPr="00000000">
        <w:rPr>
          <w:rtl w:val="0"/>
        </w:rPr>
        <w:t xml:space="preserve">Микроразметка логотипа компании</w:t>
      </w:r>
    </w:p>
    <w:p w:rsidR="00000000" w:rsidDel="00000000" w:rsidP="00000000" w:rsidRDefault="00000000" w:rsidRPr="00000000" w14:paraId="0000012A">
      <w:pPr>
        <w:spacing w:after="200" w:lineRule="auto"/>
        <w:jc w:val="center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12B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Разместить следующий код (предварительно загрузив изображение логотипа на хостинг) на всех страницах сайта в любом месте 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между тегами &lt;body&gt;&lt;/body&gt;: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rebuchet MS" w:cs="Trebuchet MS" w:eastAsia="Trebuchet MS" w:hAnsi="Trebuchet M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&lt;script type="application/ld+json"&gt;</w:t>
      </w:r>
    </w:p>
    <w:p w:rsidR="00000000" w:rsidDel="00000000" w:rsidP="00000000" w:rsidRDefault="00000000" w:rsidRPr="00000000" w14:paraId="0000012E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{</w:t>
      </w:r>
    </w:p>
    <w:p w:rsidR="00000000" w:rsidDel="00000000" w:rsidP="00000000" w:rsidRDefault="00000000" w:rsidRPr="00000000" w14:paraId="0000012F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 "@context": "http://schema.org",</w:t>
      </w:r>
    </w:p>
    <w:p w:rsidR="00000000" w:rsidDel="00000000" w:rsidP="00000000" w:rsidRDefault="00000000" w:rsidRPr="00000000" w14:paraId="00000130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 "@type": "Organization",</w:t>
      </w:r>
    </w:p>
    <w:p w:rsidR="00000000" w:rsidDel="00000000" w:rsidP="00000000" w:rsidRDefault="00000000" w:rsidRPr="00000000" w14:paraId="00000131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 "url": "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https://akron.ru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",</w:t>
      </w:r>
    </w:p>
    <w:p w:rsidR="00000000" w:rsidDel="00000000" w:rsidP="00000000" w:rsidRDefault="00000000" w:rsidRPr="00000000" w14:paraId="00000132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  "logo": "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https://akron/logo.png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"</w:t>
      </w:r>
    </w:p>
    <w:p w:rsidR="00000000" w:rsidDel="00000000" w:rsidP="00000000" w:rsidRDefault="00000000" w:rsidRPr="00000000" w14:paraId="00000133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  }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rPr/>
      </w:pPr>
      <w:bookmarkStart w:colFirst="0" w:colLast="0" w:name="_7980mw4u54eg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rPr/>
      </w:pPr>
      <w:bookmarkStart w:colFirst="0" w:colLast="0" w:name="_addh5m69ho29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spacing w:after="200" w:lineRule="auto"/>
        <w:rPr/>
      </w:pPr>
      <w:bookmarkStart w:colFirst="0" w:colLast="0" w:name="_nralyow4azf2" w:id="37"/>
      <w:bookmarkEnd w:id="37"/>
      <w:r w:rsidDel="00000000" w:rsidR="00000000" w:rsidRPr="00000000">
        <w:rPr>
          <w:rtl w:val="0"/>
        </w:rPr>
        <w:t xml:space="preserve">Протокол Open Graph</w:t>
      </w:r>
    </w:p>
    <w:p w:rsidR="00000000" w:rsidDel="00000000" w:rsidP="00000000" w:rsidRDefault="00000000" w:rsidRPr="00000000" w14:paraId="00000138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Частично реализован!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00" w:lineRule="auto"/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i w:val="1"/>
          <w:highlight w:val="white"/>
          <w:rtl w:val="0"/>
        </w:rPr>
        <w:t xml:space="preserve">Техническое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Добавить перед тегом &lt;head&gt; на всех страницах сайта следующий код:</w:t>
      </w:r>
    </w:p>
    <w:p w:rsidR="00000000" w:rsidDel="00000000" w:rsidP="00000000" w:rsidRDefault="00000000" w:rsidRPr="00000000" w14:paraId="0000013B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&lt;html prefix="og: http://ogp.me/ns#"&gt;</w:t>
      </w:r>
    </w:p>
    <w:p w:rsidR="00000000" w:rsidDel="00000000" w:rsidP="00000000" w:rsidRDefault="00000000" w:rsidRPr="00000000" w14:paraId="0000013D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Добавить между тегами &lt;head&gt;&lt;/head&gt; на всех страницах сайта следующее мета-описание:</w:t>
      </w:r>
    </w:p>
    <w:p w:rsidR="00000000" w:rsidDel="00000000" w:rsidP="00000000" w:rsidRDefault="00000000" w:rsidRPr="00000000" w14:paraId="0000013F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&lt;meta property="og:locale" content="</w:t>
      </w:r>
      <w:r w:rsidDel="00000000" w:rsidR="00000000" w:rsidRPr="00000000">
        <w:rPr>
          <w:highlight w:val="white"/>
          <w:rtl w:val="0"/>
        </w:rPr>
        <w:t xml:space="preserve">ru_RU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" /&gt;</w:t>
      </w:r>
    </w:p>
    <w:p w:rsidR="00000000" w:rsidDel="00000000" w:rsidP="00000000" w:rsidRDefault="00000000" w:rsidRPr="00000000" w14:paraId="00000141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&lt;meta property="og:title" content="[title]" /&gt;</w:t>
      </w:r>
    </w:p>
    <w:p w:rsidR="00000000" w:rsidDel="00000000" w:rsidP="00000000" w:rsidRDefault="00000000" w:rsidRPr="00000000" w14:paraId="00000142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&lt;meta property="og:description" content="[description]" /&gt;</w:t>
      </w:r>
    </w:p>
    <w:p w:rsidR="00000000" w:rsidDel="00000000" w:rsidP="00000000" w:rsidRDefault="00000000" w:rsidRPr="00000000" w14:paraId="00000143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&lt;meta property="og:url" content="[url]" /&gt;</w:t>
      </w:r>
    </w:p>
    <w:p w:rsidR="00000000" w:rsidDel="00000000" w:rsidP="00000000" w:rsidRDefault="00000000" w:rsidRPr="00000000" w14:paraId="00000144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&lt;meta property="og:image" content="[img_url]" /&gt;</w:t>
      </w:r>
    </w:p>
    <w:p w:rsidR="00000000" w:rsidDel="00000000" w:rsidP="00000000" w:rsidRDefault="00000000" w:rsidRPr="00000000" w14:paraId="00000145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Где</w:t>
      </w:r>
    </w:p>
    <w:p w:rsidR="00000000" w:rsidDel="00000000" w:rsidP="00000000" w:rsidRDefault="00000000" w:rsidRPr="00000000" w14:paraId="00000147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[title] – title данной страницы;</w:t>
      </w:r>
    </w:p>
    <w:p w:rsidR="00000000" w:rsidDel="00000000" w:rsidP="00000000" w:rsidRDefault="00000000" w:rsidRPr="00000000" w14:paraId="00000148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[description] – description данной страницы;</w:t>
      </w:r>
    </w:p>
    <w:p w:rsidR="00000000" w:rsidDel="00000000" w:rsidP="00000000" w:rsidRDefault="00000000" w:rsidRPr="00000000" w14:paraId="00000149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[url] – URL данной страницы;</w:t>
      </w:r>
    </w:p>
    <w:p w:rsidR="00000000" w:rsidDel="00000000" w:rsidP="00000000" w:rsidRDefault="00000000" w:rsidRPr="00000000" w14:paraId="0000014A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[img_url] – основное изображение данной страницы (если изображение выделить не представляется возможным - подставлять логотип сайта).</w:t>
      </w:r>
    </w:p>
    <w:p w:rsidR="00000000" w:rsidDel="00000000" w:rsidP="00000000" w:rsidRDefault="00000000" w:rsidRPr="00000000" w14:paraId="0000014B">
      <w:pPr>
        <w:pStyle w:val="Heading2"/>
        <w:spacing w:after="200" w:lineRule="auto"/>
        <w:rPr/>
      </w:pPr>
      <w:bookmarkStart w:colFirst="0" w:colLast="0" w:name="_arzj25hbb3w1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spacing w:after="200" w:lineRule="auto"/>
        <w:rPr/>
      </w:pPr>
      <w:bookmarkStart w:colFirst="0" w:colLast="0" w:name="_1tj4jnxoeio6" w:id="39"/>
      <w:bookmarkEnd w:id="39"/>
      <w:r w:rsidDel="00000000" w:rsidR="00000000" w:rsidRPr="00000000">
        <w:rPr>
          <w:rtl w:val="0"/>
        </w:rPr>
        <w:t xml:space="preserve">Like/share-кнопки социальных сетей</w:t>
      </w:r>
    </w:p>
    <w:p w:rsidR="00000000" w:rsidDel="00000000" w:rsidP="00000000" w:rsidRDefault="00000000" w:rsidRPr="00000000" w14:paraId="0000014D">
      <w:pPr>
        <w:spacing w:after="200" w:lineRule="auto"/>
        <w:rPr>
          <w:i w:val="1"/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00" w:lineRule="auto"/>
        <w:jc w:val="center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1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Необходимо внедрить на карточках товара кнопки “Поделиться” от Яндекс. Визуально внедрить под картинками товара:</w:t>
        <w:br w:type="textWrapping"/>
        <w:t xml:space="preserve">&lt;script src="//yastatic.net/es5-shims/0.0.2/es5-shims.min.js"&gt;&lt;/script&gt;</w:t>
      </w:r>
    </w:p>
    <w:p w:rsidR="00000000" w:rsidDel="00000000" w:rsidP="00000000" w:rsidRDefault="00000000" w:rsidRPr="00000000" w14:paraId="00000150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&lt;script src="//yastatic.net/share2/share.js"&gt;&lt;/script&gt;</w:t>
      </w:r>
    </w:p>
    <w:p w:rsidR="00000000" w:rsidDel="00000000" w:rsidP="00000000" w:rsidRDefault="00000000" w:rsidRPr="00000000" w14:paraId="00000151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&lt;div class="ya-share2" data-services="vkontakte,facebook,odnoklassniki,gplus,twitter"&gt;&lt;/div&gt;</w:t>
      </w:r>
    </w:p>
    <w:p w:rsidR="00000000" w:rsidDel="00000000" w:rsidP="00000000" w:rsidRDefault="00000000" w:rsidRPr="00000000" w14:paraId="00000152">
      <w:pPr>
        <w:jc w:val="left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663600" cy="41910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sectPr>
      <w:headerReference r:id="rId37" w:type="first"/>
      <w:headerReference r:id="rId38" w:type="default"/>
      <w:footerReference r:id="rId39" w:type="first"/>
      <w:footerReference r:id="rId40" w:type="default"/>
      <w:pgSz w:h="15840" w:w="12240"/>
      <w:pgMar w:bottom="873.0708661417325" w:top="873.0708661417325" w:left="873.0708661417325" w:right="873.0708661417325" w:header="0" w:footer="720"/>
      <w:pgNumType w:start="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Олеся Носачева" w:id="3" w:date="2019-07-18T10:21:23Z">
    <w:p w:rsidR="00000000" w:rsidDel="00000000" w:rsidP="00000000" w:rsidRDefault="00000000" w:rsidRPr="00000000" w14:paraId="000001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Дизайнера мы однозначно не будем к этому привлекать. А если сделать так возьмем например страницу https://cvetmet-bataisk.akron-holding.ru/priem-cvetnogo-metalla/priem-kabelya/: закрепить плашку с названием  "Лом кабеля", чтоб при прокручивании контента плашка и боковое меню не двигались вверх, и как раз получается указанное Владом на схеме место под хлебные крошки</w:t>
      </w:r>
    </w:p>
  </w:comment>
  <w:comment w:author="Олеся Носачева" w:id="4" w:date="2019-07-18T10:37:54Z">
    <w:p w:rsidR="00000000" w:rsidDel="00000000" w:rsidP="00000000" w:rsidRDefault="00000000" w:rsidRPr="00000000" w14:paraId="000001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эти сайты на сео--продвижении. карта сайта обязательна</w:t>
      </w:r>
    </w:p>
  </w:comment>
  <w:comment w:author="Vladyslav" w:id="0" w:date="2019-07-18T10:05:29Z">
    <w:p w:rsidR="00000000" w:rsidDel="00000000" w:rsidP="00000000" w:rsidRDefault="00000000" w:rsidRPr="00000000" w14:paraId="000001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Поэксперементируйте с кодом,  главное, чтоб и с мобильного(в приоритете) нормально отображалось: http://ipic.su/img/img7/fs/kiss_166kb.1563444316.jpg</w:t>
      </w:r>
    </w:p>
  </w:comment>
  <w:comment w:author="Олеся Носачева" w:id="2" w:date="2019-07-18T10:05:01Z">
    <w:p w:rsidR="00000000" w:rsidDel="00000000" w:rsidP="00000000" w:rsidRDefault="00000000" w:rsidRPr="00000000" w14:paraId="000001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Валера: почему  в блоке с логотипом размещать крошки? Только в хедере размещаются крошки другие варианты существуют?</w:t>
      </w:r>
    </w:p>
  </w:comment>
  <w:comment w:author="Олеся Носачева" w:id="1" w:date="2019-07-18T10:06:15Z">
    <w:p w:rsidR="00000000" w:rsidDel="00000000" w:rsidP="00000000" w:rsidRDefault="00000000" w:rsidRPr="00000000" w14:paraId="000001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Влад, если по твоему заданию- тогда как на главной это будет выглядить- с этом месте прописан h1 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left="-870" w:firstLine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left="-870" w:right="-393.0708661417316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-588.0708661417325" w:firstLine="0"/>
      <w:rPr>
        <w:b w:val="1"/>
        <w:color w:val="00b0f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40" w:lineRule="auto"/>
      <w:ind w:left="-588.0708661417325" w:firstLine="0"/>
      <w:rPr>
        <w:b w:val="1"/>
        <w:color w:val="ff9900"/>
        <w:sz w:val="36"/>
        <w:szCs w:val="3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ind w:left="-588.0708661417325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0"/>
      <w:keepLines w:val="0"/>
      <w:spacing w:after="0" w:before="200" w:lineRule="auto"/>
    </w:pPr>
    <w:rPr>
      <w:rFonts w:ascii="Trebuchet MS" w:cs="Trebuchet MS" w:eastAsia="Trebuchet MS" w:hAnsi="Trebuchet MS"/>
      <w:b w:val="0"/>
      <w:sz w:val="26"/>
      <w:szCs w:val="26"/>
    </w:rPr>
  </w:style>
  <w:style w:type="paragraph" w:styleId="Heading3">
    <w:name w:val="heading 3"/>
    <w:basedOn w:val="Normal"/>
    <w:next w:val="Normal"/>
    <w:pPr>
      <w:spacing w:after="200" w:before="160" w:lineRule="auto"/>
    </w:pPr>
    <w:rPr>
      <w:rFonts w:ascii="Trebuchet MS" w:cs="Trebuchet MS" w:eastAsia="Trebuchet MS" w:hAnsi="Trebuchet MS"/>
      <w:sz w:val="26"/>
      <w:szCs w:val="26"/>
    </w:rPr>
  </w:style>
  <w:style w:type="paragraph" w:styleId="Heading4">
    <w:name w:val="heading 4"/>
    <w:basedOn w:val="Normal"/>
    <w:next w:val="Normal"/>
    <w:pPr>
      <w:keepNext w:val="0"/>
      <w:keepLines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0"/>
      <w:keepLines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0"/>
      <w:keepLines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0"/>
      <w:keepLines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0"/>
      <w:keepLines w:val="0"/>
      <w:spacing w:after="200" w:before="0" w:lineRule="auto"/>
    </w:pPr>
    <w:rPr>
      <w:rFonts w:ascii="Trebuchet MS" w:cs="Trebuchet MS" w:eastAsia="Trebuchet MS" w:hAnsi="Trebuchet MS"/>
      <w:i w:val="0"/>
      <w:color w:val="000000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hyperlink" Target="https://cvetmet-st-peterburg.akron-holding.ru/priem-cvetnyh-metallov/priem-medi/" TargetMode="External"/><Relationship Id="rId22" Type="http://schemas.openxmlformats.org/officeDocument/2006/relationships/image" Target="media/image6.jpg"/><Relationship Id="rId21" Type="http://schemas.openxmlformats.org/officeDocument/2006/relationships/hyperlink" Target="https://cvetmet-st-peterburg.akron-holding.ru/priem-cvetnyh-metallov/priem-medi/" TargetMode="External"/><Relationship Id="rId24" Type="http://schemas.openxmlformats.org/officeDocument/2006/relationships/hyperlink" Target="http://httpd.apache.org/docs/current/mod/mod_deflate.html" TargetMode="External"/><Relationship Id="rId23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jpg"/><Relationship Id="rId26" Type="http://schemas.openxmlformats.org/officeDocument/2006/relationships/hyperlink" Target="https://technet.microsoft.com/en-us/library/cc771003(v=WS.10).aspx" TargetMode="External"/><Relationship Id="rId25" Type="http://schemas.openxmlformats.org/officeDocument/2006/relationships/hyperlink" Target="http://nginx.org/en/docs/http/ngx_http_gzip_module.html" TargetMode="External"/><Relationship Id="rId28" Type="http://schemas.openxmlformats.org/officeDocument/2006/relationships/hyperlink" Target="https://www.google.com/webmasters/tools/crawl-stats" TargetMode="External"/><Relationship Id="rId27" Type="http://schemas.openxmlformats.org/officeDocument/2006/relationships/hyperlink" Target="http://yui.github.io/yuicompressor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evelopers.google.com/speed/pagespeed/insights/" TargetMode="External"/><Relationship Id="rId7" Type="http://schemas.openxmlformats.org/officeDocument/2006/relationships/image" Target="media/image7.jpg"/><Relationship Id="rId8" Type="http://schemas.openxmlformats.org/officeDocument/2006/relationships/hyperlink" Target="http://ipic.su/img/img7/fs/kiss_246kb.1562867155.jpg" TargetMode="External"/><Relationship Id="rId31" Type="http://schemas.openxmlformats.org/officeDocument/2006/relationships/hyperlink" Target="http://schema.org/" TargetMode="External"/><Relationship Id="rId30" Type="http://schemas.openxmlformats.org/officeDocument/2006/relationships/hyperlink" Target="http://schema.org/BreadcrumbList" TargetMode="External"/><Relationship Id="rId11" Type="http://schemas.openxmlformats.org/officeDocument/2006/relationships/hyperlink" Target="http://ipic.su/img/img7/fs/kiss_229kb.1562867391.jpg" TargetMode="External"/><Relationship Id="rId33" Type="http://schemas.openxmlformats.org/officeDocument/2006/relationships/image" Target="media/image2.jpg"/><Relationship Id="rId10" Type="http://schemas.openxmlformats.org/officeDocument/2006/relationships/image" Target="media/image3.jpg"/><Relationship Id="rId32" Type="http://schemas.openxmlformats.org/officeDocument/2006/relationships/hyperlink" Target="http://ipic.su/img/img7/fs/kiss_159kb.1501845437.jpg" TargetMode="External"/><Relationship Id="rId13" Type="http://schemas.openxmlformats.org/officeDocument/2006/relationships/hyperlink" Target="http://www.sitemaps.org/ru/protocol.php" TargetMode="External"/><Relationship Id="rId35" Type="http://schemas.openxmlformats.org/officeDocument/2006/relationships/hyperlink" Target="http://schema.org/" TargetMode="External"/><Relationship Id="rId12" Type="http://schemas.openxmlformats.org/officeDocument/2006/relationships/hyperlink" Target="https://kortstroy.com/sitemap" TargetMode="External"/><Relationship Id="rId34" Type="http://schemas.openxmlformats.org/officeDocument/2006/relationships/hyperlink" Target="http://schema.org/Organization" TargetMode="External"/><Relationship Id="rId15" Type="http://schemas.openxmlformats.org/officeDocument/2006/relationships/hyperlink" Target="https://chermet-st-peterburg.akron-holding.ru/priem-chernyh-MEtallov/" TargetMode="External"/><Relationship Id="rId37" Type="http://schemas.openxmlformats.org/officeDocument/2006/relationships/header" Target="header2.xml"/><Relationship Id="rId14" Type="http://schemas.openxmlformats.org/officeDocument/2006/relationships/hyperlink" Target="https://support.google.com/webmasters/answer/178636?hl=ru" TargetMode="External"/><Relationship Id="rId36" Type="http://schemas.openxmlformats.org/officeDocument/2006/relationships/image" Target="media/image5.jpg"/><Relationship Id="rId17" Type="http://schemas.openxmlformats.org/officeDocument/2006/relationships/hyperlink" Target="http://bertal.ru" TargetMode="External"/><Relationship Id="rId39" Type="http://schemas.openxmlformats.org/officeDocument/2006/relationships/footer" Target="footer2.xml"/><Relationship Id="rId16" Type="http://schemas.openxmlformats.org/officeDocument/2006/relationships/hyperlink" Target="https://chermet-st-peterburg.akron-holding.ru/priem-chernyh-metallov/" TargetMode="External"/><Relationship Id="rId38" Type="http://schemas.openxmlformats.org/officeDocument/2006/relationships/header" Target="header1.xml"/><Relationship Id="rId19" Type="http://schemas.openxmlformats.org/officeDocument/2006/relationships/hyperlink" Target="http://bertal.ru" TargetMode="External"/><Relationship Id="rId18" Type="http://schemas.openxmlformats.org/officeDocument/2006/relationships/hyperlink" Target="https://last-modified.com/ru/if-modified-sinc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